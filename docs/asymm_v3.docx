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6601AA" w14:textId="77777777" w:rsidR="00753D6F" w:rsidRDefault="00A55808">
      <w:pPr>
        <w:pStyle w:val="Title"/>
      </w:pPr>
      <w:r>
        <w:t>Asymmetries in the mental representation of presence and absence</w:t>
      </w:r>
    </w:p>
    <w:p w14:paraId="015AA596" w14:textId="77777777" w:rsidR="00753D6F" w:rsidRDefault="00A55808">
      <w:pPr>
        <w:pStyle w:val="Author"/>
      </w:pPr>
      <w:r>
        <w:t>Matan Mazor</w:t>
      </w:r>
      <w:r>
        <w:rPr>
          <w:vertAlign w:val="superscript"/>
        </w:rPr>
        <w:t>1</w:t>
      </w:r>
      <w:r>
        <w:t>, Rani Moran</w:t>
      </w:r>
      <w:r>
        <w:rPr>
          <w:vertAlign w:val="superscript"/>
        </w:rPr>
        <w:t>2</w:t>
      </w:r>
      <w:r>
        <w:t>, &amp; Stephen M. Fleming</w:t>
      </w:r>
      <w:r>
        <w:rPr>
          <w:vertAlign w:val="superscript"/>
        </w:rPr>
        <w:t>1</w:t>
      </w:r>
      <w:proofErr w:type="gramStart"/>
      <w:r>
        <w:rPr>
          <w:vertAlign w:val="superscript"/>
        </w:rPr>
        <w:t>,2,3</w:t>
      </w:r>
      <w:proofErr w:type="gramEnd"/>
    </w:p>
    <w:p w14:paraId="0D8F2245" w14:textId="77777777" w:rsidR="00753D6F" w:rsidRDefault="00A55808">
      <w:pPr>
        <w:pStyle w:val="Author"/>
      </w:pPr>
      <w:proofErr w:type="gramStart"/>
      <w:r>
        <w:rPr>
          <w:vertAlign w:val="superscript"/>
        </w:rPr>
        <w:t>1</w:t>
      </w:r>
      <w:proofErr w:type="gramEnd"/>
      <w:r>
        <w:t xml:space="preserve"> </w:t>
      </w:r>
      <w:proofErr w:type="spellStart"/>
      <w:r>
        <w:t>Wellcome</w:t>
      </w:r>
      <w:proofErr w:type="spellEnd"/>
      <w:r>
        <w:t xml:space="preserve"> Centre for Human Neuroimaging, UCL</w:t>
      </w:r>
    </w:p>
    <w:p w14:paraId="47225C14" w14:textId="77777777" w:rsidR="00753D6F" w:rsidRDefault="00A55808">
      <w:pPr>
        <w:pStyle w:val="Author"/>
      </w:pPr>
      <w:r>
        <w:rPr>
          <w:vertAlign w:val="superscript"/>
        </w:rPr>
        <w:t>2</w:t>
      </w:r>
      <w:r>
        <w:t xml:space="preserve"> Max Planck UCL Centre for Computational Psychiatry and Ageing Research</w:t>
      </w:r>
    </w:p>
    <w:p w14:paraId="0C333449" w14:textId="77777777" w:rsidR="00753D6F" w:rsidRDefault="00A55808">
      <w:pPr>
        <w:pStyle w:val="Author"/>
      </w:pPr>
      <w:proofErr w:type="gramStart"/>
      <w:r>
        <w:rPr>
          <w:vertAlign w:val="superscript"/>
        </w:rPr>
        <w:t>3</w:t>
      </w:r>
      <w:proofErr w:type="gramEnd"/>
      <w:r>
        <w:t xml:space="preserve"> Department of Experimental Psychology, UCL</w:t>
      </w:r>
    </w:p>
    <w:p w14:paraId="23699B8E" w14:textId="77777777" w:rsidR="00753D6F" w:rsidRDefault="00A55808">
      <w:pPr>
        <w:pStyle w:val="Compact"/>
      </w:pPr>
      <w:r>
        <w:t>                                                                                                                                                    </w:t>
      </w:r>
    </w:p>
    <w:p w14:paraId="2581518E" w14:textId="77777777" w:rsidR="00753D6F" w:rsidRDefault="00A55808">
      <w:pPr>
        <w:pStyle w:val="BodyText"/>
      </w:pPr>
      <w:r>
        <w:t> </w:t>
      </w:r>
    </w:p>
    <w:p w14:paraId="6D228C8D" w14:textId="77777777" w:rsidR="00753D6F" w:rsidRDefault="00A55808">
      <w:pPr>
        <w:pStyle w:val="BodyText"/>
      </w:pPr>
      <w:r>
        <w:t> </w:t>
      </w:r>
    </w:p>
    <w:p w14:paraId="6176E080" w14:textId="77777777" w:rsidR="00753D6F" w:rsidRDefault="00A55808">
      <w:pPr>
        <w:pStyle w:val="BodyText"/>
      </w:pPr>
      <w:r>
        <w:t> </w:t>
      </w:r>
    </w:p>
    <w:p w14:paraId="288F8244" w14:textId="77777777" w:rsidR="00753D6F" w:rsidRDefault="00A55808">
      <w:pPr>
        <w:pStyle w:val="BodyText"/>
      </w:pPr>
      <w:r>
        <w:t> </w:t>
      </w:r>
    </w:p>
    <w:p w14:paraId="24853688" w14:textId="77777777" w:rsidR="00753D6F" w:rsidRDefault="00A55808">
      <w:pPr>
        <w:pStyle w:val="BodyText"/>
      </w:pPr>
      <w:r>
        <w:t> </w:t>
      </w:r>
    </w:p>
    <w:p w14:paraId="2589D25B" w14:textId="77777777" w:rsidR="00753D6F" w:rsidRDefault="00A55808">
      <w:pPr>
        <w:pStyle w:val="BodyText"/>
      </w:pPr>
      <w:r>
        <w:t> </w:t>
      </w:r>
    </w:p>
    <w:p w14:paraId="3357A375" w14:textId="77777777" w:rsidR="00753D6F" w:rsidRDefault="00A55808">
      <w:pPr>
        <w:pStyle w:val="Author"/>
      </w:pPr>
      <w:r>
        <w:t>Author note</w:t>
      </w:r>
    </w:p>
    <w:p w14:paraId="44269466" w14:textId="77777777" w:rsidR="00753D6F" w:rsidRDefault="00A55808">
      <w:pPr>
        <w:pStyle w:val="BodyText"/>
      </w:pPr>
      <w:r>
        <w:t xml:space="preserve">Correspondence concerning this article should be addressed to Matan Mazor, 12 Queen Square, London WC1N 3BG. E-mail: </w:t>
      </w:r>
      <w:hyperlink r:id="rId7">
        <w:r>
          <w:rPr>
            <w:rStyle w:val="Hyperlink"/>
          </w:rPr>
          <w:t>mtnmzor@gmail.com</w:t>
        </w:r>
      </w:hyperlink>
    </w:p>
    <w:p w14:paraId="1717DF2E" w14:textId="77777777" w:rsidR="00753D6F" w:rsidRDefault="00A55808">
      <w:pPr>
        <w:pStyle w:val="Title"/>
      </w:pPr>
      <w:r>
        <w:lastRenderedPageBreak/>
        <w:t>Abstract</w:t>
      </w:r>
    </w:p>
    <w:p w14:paraId="09D99E30" w14:textId="101016B1" w:rsidR="00753D6F" w:rsidRDefault="00A55808">
      <w:pPr>
        <w:pStyle w:val="BodyText"/>
      </w:pPr>
      <w:r>
        <w:t xml:space="preserve">People generally find it more difficult to infer, represent, and attend to the absence of a stimulus or object than its presence. Such asymmetries in the representation of absence </w:t>
      </w:r>
      <w:proofErr w:type="gramStart"/>
      <w:r>
        <w:t>are thought</w:t>
      </w:r>
      <w:proofErr w:type="gramEnd"/>
      <w:r>
        <w:t xml:space="preserve"> to arise from basic constraints on information processing – at any given moment, there are many more things that could be there (absences) than are there (presences), such that positively coding for the latter is more efficient. However, at what stage in the processing hierarchy such asymmetries in the representation of absences arise remains unknown. For instance, in visual search, the presence/absence asymmetry has been demonstrated </w:t>
      </w:r>
      <w:proofErr w:type="gramStart"/>
      <w:r>
        <w:t>not only for the presence or absence</w:t>
      </w:r>
      <w:proofErr w:type="gramEnd"/>
      <w:r>
        <w:t xml:space="preserve"> of entire objects, but also of specific stimulus features</w:t>
      </w:r>
      <w:r w:rsidR="004A063F">
        <w:t xml:space="preserve"> and expectation violations</w:t>
      </w:r>
      <w:r>
        <w:t xml:space="preserve">. In addition, presence/absence asymmetries </w:t>
      </w:r>
      <w:proofErr w:type="gramStart"/>
      <w:r>
        <w:t>are found</w:t>
      </w:r>
      <w:proofErr w:type="gramEnd"/>
      <w:r>
        <w:t xml:space="preserve"> not only for first-order tasks such as visual search, but also in metacognitive evaluation (with more accurate metacognition for decisions about presences than absences). Here we measure presence/absence asymmetries </w:t>
      </w:r>
      <w:proofErr w:type="gramStart"/>
      <w:r>
        <w:t>both across tasks (visual search and confidence judgments) and stimulus</w:t>
      </w:r>
      <w:proofErr w:type="gramEnd"/>
      <w:r>
        <w:t xml:space="preserve"> features, to ask whether asymmetries in the representation of absence arise from one or many sources.</w:t>
      </w:r>
    </w:p>
    <w:p w14:paraId="7C964CEF" w14:textId="77777777" w:rsidR="00753D6F" w:rsidRDefault="00753D6F">
      <w:pPr>
        <w:pStyle w:val="BodyText"/>
      </w:pPr>
    </w:p>
    <w:p w14:paraId="2D126130" w14:textId="77777777" w:rsidR="00753D6F" w:rsidRDefault="00A55808">
      <w:pPr>
        <w:pStyle w:val="BodyText"/>
      </w:pPr>
      <w:r>
        <w:rPr>
          <w:i/>
        </w:rPr>
        <w:t>Keywords:</w:t>
      </w:r>
      <w:r>
        <w:t xml:space="preserve"> metacognition, visual search, attention</w:t>
      </w:r>
    </w:p>
    <w:p w14:paraId="35274BB9" w14:textId="77777777" w:rsidR="00753D6F" w:rsidRDefault="00A55808">
      <w:pPr>
        <w:pStyle w:val="BodyText"/>
      </w:pPr>
      <w:r>
        <w:rPr>
          <w:i/>
        </w:rPr>
        <w:t>Word count:</w:t>
      </w:r>
      <w:r>
        <w:t xml:space="preserve"> 4162</w:t>
      </w:r>
    </w:p>
    <w:p w14:paraId="3F90D784" w14:textId="77777777" w:rsidR="00753D6F" w:rsidRDefault="00A55808">
      <w:pPr>
        <w:pStyle w:val="Title"/>
      </w:pPr>
      <w:r>
        <w:lastRenderedPageBreak/>
        <w:t>Asymmetries in the mental representation of presence and absence</w:t>
      </w:r>
    </w:p>
    <w:p w14:paraId="32A8BE97" w14:textId="77777777" w:rsidR="00753D6F" w:rsidRDefault="00A55808">
      <w:pPr>
        <w:pStyle w:val="Heading1"/>
      </w:pPr>
      <w:bookmarkStart w:id="0" w:name="introduction"/>
      <w:r>
        <w:t>Introduction</w:t>
      </w:r>
      <w:bookmarkEnd w:id="0"/>
    </w:p>
    <w:p w14:paraId="0EA48651" w14:textId="13B84FD0" w:rsidR="00753D6F" w:rsidRDefault="00A55808" w:rsidP="001944C2">
      <w:pPr>
        <w:pStyle w:val="FirstParagraph"/>
      </w:pPr>
      <w:r>
        <w:t xml:space="preserve">At any given moment, there are many more things that are not there than things that are there. As a result, and </w:t>
      </w:r>
      <w:proofErr w:type="gramStart"/>
      <w:r>
        <w:t>in order to efficiently represent</w:t>
      </w:r>
      <w:proofErr w:type="gramEnd"/>
      <w:r>
        <w:t xml:space="preserve"> the environment, perceptual and cognitive systems have evolved to represent presences, and the absence is implicitly represented as a default state (</w:t>
      </w:r>
      <w:proofErr w:type="spellStart"/>
      <w:r>
        <w:t>Oaksford</w:t>
      </w:r>
      <w:proofErr w:type="spellEnd"/>
      <w:r>
        <w:t xml:space="preserve">, 2002; </w:t>
      </w:r>
      <w:proofErr w:type="spellStart"/>
      <w:r>
        <w:t>Oaksford</w:t>
      </w:r>
      <w:proofErr w:type="spellEnd"/>
      <w:r>
        <w:t xml:space="preserve"> &amp; </w:t>
      </w:r>
      <w:proofErr w:type="spellStart"/>
      <w:r>
        <w:t>Chater</w:t>
      </w:r>
      <w:proofErr w:type="spellEnd"/>
      <w:r>
        <w:t xml:space="preserve">, 2001). One corollary of this </w:t>
      </w:r>
      <w:ins w:id="1" w:author="Matan Mazor" w:date="2020-09-09T10:36:00Z">
        <w:r w:rsidR="00DD3D11" w:rsidRPr="00DD3D11">
          <w:rPr>
            <w:i/>
            <w:iCs/>
            <w:rPrChange w:id="2" w:author="Matan Mazor" w:date="2020-09-09T10:37:00Z">
              <w:rPr/>
            </w:rPrChange>
          </w:rPr>
          <w:t>default reasoning</w:t>
        </w:r>
        <w:r w:rsidR="00DD3D11">
          <w:t xml:space="preserve"> architecture </w:t>
        </w:r>
      </w:ins>
      <w:ins w:id="3" w:author="Matan Mazor" w:date="2020-09-09T10:37:00Z">
        <w:r w:rsidR="00DD3D11">
          <w:t xml:space="preserve">(Reiter, 1980) </w:t>
        </w:r>
      </w:ins>
      <w:r>
        <w:t xml:space="preserve">is that presence can be inferred from bottom-up sensory signals, but absence is never explicitly represented in sensory channels and must instead by inferred based on top-down expectations about the likelihood of detecting a hypothetical signal, had it been present. Experiments on human </w:t>
      </w:r>
      <w:r w:rsidR="008C6A29">
        <w:t xml:space="preserve">subjects </w:t>
      </w:r>
      <w:r>
        <w:t>accordingly suggest that representing the absence of things is more cognitively demanding than representing their presence, even in simple perceptual tasks</w:t>
      </w:r>
      <w:r w:rsidR="00372C56">
        <w:t xml:space="preserve">. </w:t>
      </w:r>
      <w:proofErr w:type="gramStart"/>
      <w:r w:rsidR="00372C56">
        <w:t xml:space="preserve">This is </w:t>
      </w:r>
      <w:r>
        <w:t xml:space="preserve">evident in slower reactions to stimulus absence than stimulus presence in near-threshold visual detection (Mazor, </w:t>
      </w:r>
      <w:proofErr w:type="spellStart"/>
      <w:r>
        <w:t>Friston</w:t>
      </w:r>
      <w:proofErr w:type="spellEnd"/>
      <w:r>
        <w:t xml:space="preserve">, &amp; Fleming, 2020), in a general difficulty to form associations with absence (Newman, Wolff, &amp; Hearst, 1980), and in the late acquisition of the explicit representation of absence in development (e.g., Sainsbury, 1971; </w:t>
      </w:r>
      <w:proofErr w:type="spellStart"/>
      <w:r>
        <w:t>Coldren</w:t>
      </w:r>
      <w:proofErr w:type="spellEnd"/>
      <w:r>
        <w:t xml:space="preserve"> &amp; </w:t>
      </w:r>
      <w:proofErr w:type="spellStart"/>
      <w:r>
        <w:t>Haaf</w:t>
      </w:r>
      <w:proofErr w:type="spellEnd"/>
      <w:r>
        <w:t>, 2000; for a review on the representation of nothing see Hearst, 1991).</w:t>
      </w:r>
      <w:proofErr w:type="gramEnd"/>
    </w:p>
    <w:p w14:paraId="1500B38D" w14:textId="5963504D" w:rsidR="00CA2A06" w:rsidRDefault="00A55808" w:rsidP="006C0905">
      <w:pPr>
        <w:pStyle w:val="BodyText"/>
      </w:pPr>
      <w:r>
        <w:t xml:space="preserve">This overarching difficulty in representing absence may reflect the metacognitive nature of absence representations; to represent something as absent, one must assume that they would have detected it had it been present. In philosophical writings, this form of higher-order, metacognitive inference-about-absence is known as </w:t>
      </w:r>
      <w:r>
        <w:rPr>
          <w:i/>
        </w:rPr>
        <w:t>argument from epistemic closure</w:t>
      </w:r>
      <w:r>
        <w:t xml:space="preserve">, or </w:t>
      </w:r>
      <w:r>
        <w:rPr>
          <w:i/>
        </w:rPr>
        <w:t xml:space="preserve">argument from </w:t>
      </w:r>
      <w:proofErr w:type="spellStart"/>
      <w:proofErr w:type="gramStart"/>
      <w:r>
        <w:rPr>
          <w:i/>
        </w:rPr>
        <w:t>self knowledge</w:t>
      </w:r>
      <w:proofErr w:type="spellEnd"/>
      <w:proofErr w:type="gramEnd"/>
      <w:r>
        <w:t xml:space="preserve"> (</w:t>
      </w:r>
      <w:r>
        <w:rPr>
          <w:i/>
        </w:rPr>
        <w:t>If it was true, I would have known it</w:t>
      </w:r>
      <w:r>
        <w:t xml:space="preserve">; Walton, 1992; De </w:t>
      </w:r>
      <w:proofErr w:type="spellStart"/>
      <w:r>
        <w:t>Cornulier</w:t>
      </w:r>
      <w:proofErr w:type="spellEnd"/>
      <w:r>
        <w:t xml:space="preserve">, 1988). Strikingly, metacognitive insight </w:t>
      </w:r>
      <w:proofErr w:type="gramStart"/>
      <w:r>
        <w:t>is consistently found</w:t>
      </w:r>
      <w:proofErr w:type="gramEnd"/>
      <w:r>
        <w:t xml:space="preserve"> to be lower for decisions about </w:t>
      </w:r>
      <w:r>
        <w:lastRenderedPageBreak/>
        <w:t xml:space="preserve">absence than for decisions about presence. When asked to rate their subjective confidence </w:t>
      </w:r>
      <w:del w:id="4" w:author="Matan Mazor" w:date="2020-09-08T21:43:00Z">
        <w:r w:rsidDel="006C0905">
          <w:delText xml:space="preserve">following </w:delText>
        </w:r>
      </w:del>
      <w:ins w:id="5" w:author="Matan Mazor" w:date="2020-09-08T21:43:00Z">
        <w:r w:rsidR="006C0905">
          <w:t>in</w:t>
        </w:r>
        <w:r w:rsidR="006C0905">
          <w:t xml:space="preserve"> </w:t>
        </w:r>
      </w:ins>
      <w:r>
        <w:t xml:space="preserve">near-threshold detection decisions, subjective confidence ratings following ‘target absent’ judgments are commonly lower, and less aligned with objective accuracy, than following ‘target present’ judgments (Fig. 1, upper panel; Kanai, Walsh, &amp; Tseng, 2010; </w:t>
      </w:r>
      <w:proofErr w:type="spellStart"/>
      <w:r>
        <w:t>Kellij</w:t>
      </w:r>
      <w:proofErr w:type="spellEnd"/>
      <w:r>
        <w:t xml:space="preserve">, </w:t>
      </w:r>
      <w:proofErr w:type="spellStart"/>
      <w:r>
        <w:t>Fahrenfort</w:t>
      </w:r>
      <w:proofErr w:type="spellEnd"/>
      <w:r>
        <w:t xml:space="preserve">, Lau, Peters, &amp; </w:t>
      </w:r>
      <w:proofErr w:type="spellStart"/>
      <w:r>
        <w:t>Odegaard</w:t>
      </w:r>
      <w:proofErr w:type="spellEnd"/>
      <w:r>
        <w:t xml:space="preserve">, 2018; Mazor et al., 2020; </w:t>
      </w:r>
      <w:proofErr w:type="spellStart"/>
      <w:r>
        <w:t>Meuwese</w:t>
      </w:r>
      <w:proofErr w:type="spellEnd"/>
      <w:r>
        <w:t xml:space="preserve">, Loon, </w:t>
      </w:r>
      <w:proofErr w:type="spellStart"/>
      <w:r>
        <w:t>Lamme</w:t>
      </w:r>
      <w:proofErr w:type="spellEnd"/>
      <w:r>
        <w:t xml:space="preserve">, &amp; </w:t>
      </w:r>
      <w:proofErr w:type="spellStart"/>
      <w:r>
        <w:t>Fahrenfort</w:t>
      </w:r>
      <w:proofErr w:type="spellEnd"/>
      <w:r>
        <w:t>, 2014).</w:t>
      </w:r>
      <w:r w:rsidR="00CE1603">
        <w:t xml:space="preserve"> </w:t>
      </w:r>
    </w:p>
    <w:p w14:paraId="730C255C" w14:textId="330DCFC4" w:rsidR="00D46CB9" w:rsidRDefault="00620C43" w:rsidP="00720409">
      <w:pPr>
        <w:pStyle w:val="BodyText"/>
      </w:pPr>
      <w:r>
        <w:t xml:space="preserve">What counts as absence for visual metacognition? </w:t>
      </w:r>
      <w:r w:rsidR="001944C2">
        <w:t>In visual perception</w:t>
      </w:r>
      <w:r w:rsidR="001944C2">
        <w:t xml:space="preserve">, previous empirical demonstrations of </w:t>
      </w:r>
      <w:r w:rsidR="001944C2">
        <w:t xml:space="preserve">metacognitive </w:t>
      </w:r>
      <w:r w:rsidR="001944C2">
        <w:t xml:space="preserve">presence/absence asymmetries have been limited to judgments about the presence or absence of </w:t>
      </w:r>
      <w:r w:rsidR="001944C2">
        <w:t>concrete physical</w:t>
      </w:r>
      <w:r w:rsidR="001944C2">
        <w:t xml:space="preserve"> objects</w:t>
      </w:r>
      <w:r w:rsidR="001944C2">
        <w:t xml:space="preserve"> and stimuli</w:t>
      </w:r>
      <w:r w:rsidR="001944C2">
        <w:t>.</w:t>
      </w:r>
      <w:r w:rsidR="001944C2">
        <w:t xml:space="preserve"> </w:t>
      </w:r>
      <w:r>
        <w:t xml:space="preserve">However, evidence from the neighboring field of meta-memory suggest that the presence/absence asymmetry may operate </w:t>
      </w:r>
      <w:proofErr w:type="gramStart"/>
      <w:r>
        <w:t>at more abstract levels up the cognitive hierarchy</w:t>
      </w:r>
      <w:proofErr w:type="gramEnd"/>
      <w:r>
        <w:t xml:space="preserve"> as well. </w:t>
      </w:r>
      <w:r w:rsidRPr="00720409">
        <w:t>I</w:t>
      </w:r>
      <w:r w:rsidR="00560659" w:rsidRPr="00720409">
        <w:t>n</w:t>
      </w:r>
      <w:r w:rsidR="001944C2" w:rsidRPr="00720409">
        <w:t xml:space="preserve"> </w:t>
      </w:r>
      <w:r w:rsidR="00560659">
        <w:t xml:space="preserve">recognition </w:t>
      </w:r>
      <w:r w:rsidR="001944C2" w:rsidRPr="00720409">
        <w:t>memory</w:t>
      </w:r>
      <w:r w:rsidR="001944C2">
        <w:t xml:space="preserve">, subjects typically show poor metacognitive sensitivity </w:t>
      </w:r>
      <w:r w:rsidR="00560659">
        <w:t>for</w:t>
      </w:r>
      <w:r w:rsidR="001944C2">
        <w:t xml:space="preserve"> judgements about the </w:t>
      </w:r>
      <w:r w:rsidR="00194A9C">
        <w:t xml:space="preserve">absence of memories </w:t>
      </w:r>
      <w:r w:rsidRPr="00720409">
        <w:t>(</w:t>
      </w:r>
      <w:r w:rsidR="00B962A2" w:rsidRPr="006F0502">
        <w:t xml:space="preserve">such as when judging that they </w:t>
      </w:r>
      <w:proofErr w:type="gramStart"/>
      <w:r w:rsidR="00B962A2" w:rsidRPr="006F0502">
        <w:t>haven’t</w:t>
      </w:r>
      <w:proofErr w:type="gramEnd"/>
      <w:r w:rsidR="00B962A2" w:rsidRPr="006F0502">
        <w:t xml:space="preserve"> seen a study item before; </w:t>
      </w:r>
      <w:proofErr w:type="spellStart"/>
      <w:r w:rsidRPr="006F0502">
        <w:rPr>
          <w:highlight w:val="yellow"/>
        </w:rPr>
        <w:t>Higham</w:t>
      </w:r>
      <w:proofErr w:type="spellEnd"/>
      <w:r w:rsidRPr="006F0502">
        <w:rPr>
          <w:highlight w:val="yellow"/>
        </w:rPr>
        <w:t>, 2012</w:t>
      </w:r>
      <w:r w:rsidRPr="00720409">
        <w:t>).</w:t>
      </w:r>
      <w:r>
        <w:t xml:space="preserve"> The absence of a memory is not localized in space and does not correspond with a specific representation of ‘nothing’. Instead, an asymmetry emerges because </w:t>
      </w:r>
      <w:r w:rsidR="00560659">
        <w:t xml:space="preserve">the presence of memories </w:t>
      </w:r>
      <w:proofErr w:type="gramStart"/>
      <w:r w:rsidR="00560659">
        <w:t>is actively represented</w:t>
      </w:r>
      <w:proofErr w:type="gramEnd"/>
      <w:r w:rsidR="00560659">
        <w:t xml:space="preserve">, and the absence of memories is assumed as default unless evidence is available for the contrary. </w:t>
      </w:r>
      <w:r w:rsidR="00297756">
        <w:t>Even w</w:t>
      </w:r>
      <w:r w:rsidR="00B962A2">
        <w:t>ith</w:t>
      </w:r>
      <w:r w:rsidR="00560659">
        <w:t>in</w:t>
      </w:r>
      <w:r w:rsidR="00B962A2">
        <w:t xml:space="preserve"> visual</w:t>
      </w:r>
      <w:r w:rsidR="00560659">
        <w:t xml:space="preserve"> perception, not only entire objects can be present or absent, but also object parts (</w:t>
      </w:r>
      <w:r w:rsidR="00B962A2">
        <w:t>the tail of a dog</w:t>
      </w:r>
      <w:r w:rsidR="00560659">
        <w:t>)</w:t>
      </w:r>
      <w:r w:rsidR="004A6334">
        <w:t xml:space="preserve"> and</w:t>
      </w:r>
      <w:r w:rsidR="00560659">
        <w:t xml:space="preserve"> object features (</w:t>
      </w:r>
      <w:r w:rsidR="004A6334">
        <w:t xml:space="preserve">a </w:t>
      </w:r>
      <w:r w:rsidR="00B962A2">
        <w:t>spot</w:t>
      </w:r>
      <w:r w:rsidR="004A6334">
        <w:t xml:space="preserve"> pattern on a </w:t>
      </w:r>
      <w:r w:rsidR="00B962A2">
        <w:t>dog</w:t>
      </w:r>
      <w:r w:rsidR="00560659">
        <w:t>)</w:t>
      </w:r>
      <w:r w:rsidR="004A6334">
        <w:t xml:space="preserve">. Furthermore, some visual dimensions that do not fall under the presence/absence dichotomy are still likely to </w:t>
      </w:r>
      <w:proofErr w:type="gramStart"/>
      <w:r w:rsidR="004A6334">
        <w:t>be coded</w:t>
      </w:r>
      <w:proofErr w:type="gramEnd"/>
      <w:r w:rsidR="004A6334">
        <w:t xml:space="preserve"> in a default manner – assuming one state unless evidence is available for the contrary (</w:t>
      </w:r>
      <w:r w:rsidR="00B962A2">
        <w:t xml:space="preserve">a dog is standing on </w:t>
      </w:r>
      <w:r w:rsidR="00EA7617">
        <w:t xml:space="preserve">the ground </w:t>
      </w:r>
      <w:r w:rsidR="00B962A2">
        <w:t xml:space="preserve">and not </w:t>
      </w:r>
      <w:r w:rsidR="00297756">
        <w:t>floating in space</w:t>
      </w:r>
      <w:r w:rsidR="004A6334">
        <w:t>).</w:t>
      </w:r>
      <w:r w:rsidR="00B962A2">
        <w:t xml:space="preserve"> </w:t>
      </w:r>
      <w:r w:rsidR="00194A9C">
        <w:t xml:space="preserve"> However, the extent to which these different levels of absence representations </w:t>
      </w:r>
      <w:proofErr w:type="gramStart"/>
      <w:r w:rsidR="00194A9C">
        <w:t>are grounded</w:t>
      </w:r>
      <w:proofErr w:type="gramEnd"/>
      <w:r w:rsidR="00194A9C">
        <w:t xml:space="preserve"> in a shared cognitive asymmetry between presence and absence, and the level of this asymmetry in the cognitive hierarchy (from perception at the bottom to metacognition at the top) remain unknown. Here we set out to test the structure </w:t>
      </w:r>
      <w:r w:rsidR="00194A9C">
        <w:lastRenderedPageBreak/>
        <w:t xml:space="preserve">of absence representations by comparing asymmetries in metacognition and spatial attention, for presences and absences at different </w:t>
      </w:r>
      <w:r w:rsidR="00EA7617">
        <w:t>representation levels</w:t>
      </w:r>
      <w:r w:rsidR="00194A9C">
        <w:t xml:space="preserve">. </w:t>
      </w:r>
    </w:p>
    <w:p w14:paraId="43EB0C9C" w14:textId="7657B9DA" w:rsidR="00773EE5" w:rsidRDefault="00194A9C" w:rsidP="006C0905">
      <w:pPr>
        <w:pStyle w:val="BodyText"/>
      </w:pPr>
      <w:r>
        <w:t xml:space="preserve">Our choice of stimuli relies on findings from visual search – a field where asymmetries </w:t>
      </w:r>
      <w:proofErr w:type="gramStart"/>
      <w:r w:rsidR="00D46CB9">
        <w:t>are observed</w:t>
      </w:r>
      <w:proofErr w:type="gramEnd"/>
      <w:r>
        <w:t xml:space="preserve"> for a variety of </w:t>
      </w:r>
      <w:r w:rsidR="00D46CB9">
        <w:t>stimulus types and features. I</w:t>
      </w:r>
      <w:r w:rsidR="00D46CB9">
        <w:t xml:space="preserve">n </w:t>
      </w:r>
      <w:r w:rsidR="00D46CB9">
        <w:t>visual search</w:t>
      </w:r>
      <w:r w:rsidR="00D46CB9">
        <w:t xml:space="preserve">, </w:t>
      </w:r>
      <w:r w:rsidR="00D46CB9">
        <w:t>participants typically take longer to detect the absence of a target item than to detect its presence</w:t>
      </w:r>
      <w:r w:rsidR="00D46CB9">
        <w:t xml:space="preserve">. </w:t>
      </w:r>
      <w:r w:rsidR="00D46CB9">
        <w:t>Moreover</w:t>
      </w:r>
      <w:r w:rsidR="00D46CB9">
        <w:t>, searchers tak</w:t>
      </w:r>
      <w:r w:rsidR="00D46CB9">
        <w:t>e</w:t>
      </w:r>
      <w:r w:rsidR="00D46CB9">
        <w:t xml:space="preserve"> longer to detect a target that is marked by the presence of a distinguishing feature relative to distractors, as compared to detecting a target that is marked by the absence of a feature relative to distractors. </w:t>
      </w:r>
      <w:proofErr w:type="gramStart"/>
      <w:r w:rsidR="00773EE5">
        <w:t>Importantly, s</w:t>
      </w:r>
      <w:r w:rsidR="00D46CB9">
        <w:t xml:space="preserve">uch </w:t>
      </w:r>
      <w:r w:rsidR="00D46CB9" w:rsidRPr="006F0502">
        <w:rPr>
          <w:i/>
          <w:iCs/>
        </w:rPr>
        <w:t>search asymmetries</w:t>
      </w:r>
      <w:r w:rsidR="005B335D">
        <w:t xml:space="preserve"> have been reported for </w:t>
      </w:r>
      <w:r w:rsidR="00D46CB9">
        <w:t xml:space="preserve">presence </w:t>
      </w:r>
      <w:r w:rsidR="00773EE5">
        <w:t>and</w:t>
      </w:r>
      <w:r w:rsidR="00D46CB9">
        <w:t xml:space="preserve"> absence</w:t>
      </w:r>
      <w:r w:rsidR="00773EE5">
        <w:t xml:space="preserve"> at different </w:t>
      </w:r>
      <w:r w:rsidR="005B335D">
        <w:t>representation levels</w:t>
      </w:r>
      <w:r w:rsidR="00773EE5">
        <w:t xml:space="preserve">, from </w:t>
      </w:r>
      <w:r w:rsidR="00773EE5" w:rsidRPr="006F0502">
        <w:rPr>
          <w:i/>
          <w:iCs/>
        </w:rPr>
        <w:t>local features</w:t>
      </w:r>
      <w:r w:rsidR="00D46CB9">
        <w:t xml:space="preserve"> (finding a </w:t>
      </w:r>
      <w:r w:rsidR="00D46CB9">
        <w:rPr>
          <w:i/>
        </w:rPr>
        <w:t>Q</w:t>
      </w:r>
      <w:r w:rsidR="00D46CB9">
        <w:t xml:space="preserve"> among </w:t>
      </w:r>
      <w:proofErr w:type="spellStart"/>
      <w:r w:rsidR="00D46CB9">
        <w:rPr>
          <w:i/>
        </w:rPr>
        <w:t>O</w:t>
      </w:r>
      <w:r w:rsidR="00D46CB9">
        <w:t>s</w:t>
      </w:r>
      <w:proofErr w:type="spellEnd"/>
      <w:r w:rsidR="00D46CB9">
        <w:t xml:space="preserve"> is easier than the inverse search; </w:t>
      </w:r>
      <w:proofErr w:type="spellStart"/>
      <w:r w:rsidR="00D46CB9">
        <w:t>Treisman</w:t>
      </w:r>
      <w:proofErr w:type="spellEnd"/>
      <w:r w:rsidR="00D46CB9">
        <w:t xml:space="preserve"> &amp; </w:t>
      </w:r>
      <w:proofErr w:type="spellStart"/>
      <w:r w:rsidR="00D46CB9">
        <w:t>Souther</w:t>
      </w:r>
      <w:proofErr w:type="spellEnd"/>
      <w:r w:rsidR="00D46CB9">
        <w:t xml:space="preserve">, 1985), </w:t>
      </w:r>
      <w:r w:rsidR="00773EE5">
        <w:t xml:space="preserve">through </w:t>
      </w:r>
      <w:r w:rsidR="00773EE5" w:rsidRPr="006F0502">
        <w:rPr>
          <w:i/>
          <w:iCs/>
        </w:rPr>
        <w:t>global features</w:t>
      </w:r>
      <w:r w:rsidR="00D46CB9">
        <w:t xml:space="preserve"> (finding a curved line among straight lines is easier than the inverse search; </w:t>
      </w:r>
      <w:proofErr w:type="spellStart"/>
      <w:r w:rsidR="00D46CB9">
        <w:t>Treisman</w:t>
      </w:r>
      <w:proofErr w:type="spellEnd"/>
      <w:r w:rsidR="00D46CB9">
        <w:t xml:space="preserve"> &amp; </w:t>
      </w:r>
      <w:proofErr w:type="spellStart"/>
      <w:r w:rsidR="00D46CB9">
        <w:t>Gormican</w:t>
      </w:r>
      <w:proofErr w:type="spellEnd"/>
      <w:r w:rsidR="00D46CB9">
        <w:t>, 1988)</w:t>
      </w:r>
      <w:r w:rsidR="00773EE5">
        <w:t xml:space="preserve">, and all the way to </w:t>
      </w:r>
      <w:ins w:id="6" w:author="Matan Mazor" w:date="2020-09-08T21:46:00Z">
        <w:r w:rsidR="006C0905">
          <w:t xml:space="preserve">the presence or absence of abstract </w:t>
        </w:r>
      </w:ins>
      <w:r w:rsidR="00773EE5" w:rsidRPr="006F0502">
        <w:rPr>
          <w:i/>
          <w:iCs/>
        </w:rPr>
        <w:t>expectation violations</w:t>
      </w:r>
      <w:r w:rsidR="00773EE5">
        <w:t xml:space="preserve"> (</w:t>
      </w:r>
      <w:r w:rsidR="00D46CB9">
        <w:t xml:space="preserve">searching for an upward-tilted cube among downward-tilted cubes </w:t>
      </w:r>
      <w:r w:rsidR="00773EE5">
        <w:t>is</w:t>
      </w:r>
      <w:r w:rsidR="00D46CB9">
        <w:t xml:space="preserve"> easier than the inverse searches, in line with a general expectation to see objects on the ground rather than floating in space; Wang, Cavanagh, &amp; Green, 1994).</w:t>
      </w:r>
      <w:proofErr w:type="gramEnd"/>
      <w:r w:rsidR="00D46CB9">
        <w:t xml:space="preserve"> </w:t>
      </w:r>
      <w:r w:rsidR="00773EE5">
        <w:t xml:space="preserve">In </w:t>
      </w:r>
      <w:r w:rsidR="00773EE5" w:rsidRPr="00720409">
        <w:t>expectation violation</w:t>
      </w:r>
      <w:r w:rsidR="00773EE5">
        <w:t xml:space="preserve"> asymmetries</w:t>
      </w:r>
      <w:r w:rsidR="00D46CB9">
        <w:t xml:space="preserve">, </w:t>
      </w:r>
      <w:ins w:id="7" w:author="Matan Mazor" w:date="2020-09-08T21:47:00Z">
        <w:r w:rsidR="006C0905">
          <w:t xml:space="preserve">unlike the asymmetries for the presence or absence of concrete features, </w:t>
        </w:r>
      </w:ins>
      <w:r w:rsidR="00D46CB9">
        <w:t>presence and absence</w:t>
      </w:r>
      <w:ins w:id="8" w:author="Matan Mazor" w:date="2020-09-08T21:48:00Z">
        <w:r w:rsidR="006C0905">
          <w:t xml:space="preserve"> </w:t>
        </w:r>
      </w:ins>
      <w:del w:id="9" w:author="Matan Mazor" w:date="2020-09-08T21:48:00Z">
        <w:r w:rsidR="00D46CB9" w:rsidDel="006C0905">
          <w:delText xml:space="preserve"> are not of a spatial stimulus feature, but </w:delText>
        </w:r>
      </w:del>
      <w:r w:rsidR="00D46CB9">
        <w:t xml:space="preserve">pertain to a more abstract deviation from the expected default state, which </w:t>
      </w:r>
      <w:proofErr w:type="gramStart"/>
      <w:r w:rsidR="00D46CB9">
        <w:t>can be based</w:t>
      </w:r>
      <w:proofErr w:type="gramEnd"/>
      <w:r w:rsidR="00D46CB9">
        <w:t xml:space="preserve"> on experience and contextual expectations. </w:t>
      </w:r>
    </w:p>
    <w:p w14:paraId="120C46D4" w14:textId="765EDF06" w:rsidR="00F46A3A" w:rsidRDefault="00F46A3A" w:rsidP="00DD3D11">
      <w:pPr>
        <w:pStyle w:val="BodyText"/>
      </w:pPr>
      <w:r>
        <w:t xml:space="preserve">Here we compare participants’ asymmetries in search time and metacognitive sensitivity across six stimulus pairs that induce search asymmetries at the local, global, and </w:t>
      </w:r>
      <w:r w:rsidR="00773EE5">
        <w:t>expectation-violation</w:t>
      </w:r>
      <w:r>
        <w:t xml:space="preserve"> levels</w:t>
      </w:r>
      <w:r w:rsidR="00024F9E">
        <w:t xml:space="preserve"> (hereafter </w:t>
      </w:r>
      <w:r w:rsidR="00024F9E" w:rsidRPr="006F0502">
        <w:rPr>
          <w:i/>
          <w:iCs/>
        </w:rPr>
        <w:t>representation levels</w:t>
      </w:r>
      <w:r w:rsidR="00024F9E">
        <w:t>)</w:t>
      </w:r>
      <w:r>
        <w:t xml:space="preserve">. Leveraging variability in the direction and strength of these asymmetries across stimuli and subjects, we will </w:t>
      </w:r>
      <w:r w:rsidR="00E67D02">
        <w:t xml:space="preserve">test the extent to which presence/absence asymmetries are task-general (such that similar asymmetries </w:t>
      </w:r>
      <w:proofErr w:type="gramStart"/>
      <w:r w:rsidR="00E67D02">
        <w:t>are observed</w:t>
      </w:r>
      <w:proofErr w:type="gramEnd"/>
      <w:r w:rsidR="00E67D02">
        <w:t xml:space="preserve"> for both tasks across stimuli and subjects)</w:t>
      </w:r>
      <w:r w:rsidR="00B46A1F">
        <w:t>. We will further test</w:t>
      </w:r>
      <w:r w:rsidR="00E67D02">
        <w:t xml:space="preserve"> the extent to which they originate </w:t>
      </w:r>
      <w:r w:rsidR="00E67D02">
        <w:lastRenderedPageBreak/>
        <w:t xml:space="preserve">from a common mechanism across </w:t>
      </w:r>
      <w:r w:rsidR="00024F9E">
        <w:t>representation levels</w:t>
      </w:r>
      <w:r w:rsidR="00E67D02">
        <w:t xml:space="preserve"> (such that </w:t>
      </w:r>
      <w:r w:rsidR="00024F9E">
        <w:t xml:space="preserve">participants’ </w:t>
      </w:r>
      <w:r w:rsidR="00E67D02">
        <w:t xml:space="preserve">asymmetries for the three </w:t>
      </w:r>
      <w:r w:rsidR="00024F9E">
        <w:t>representation levels correlate</w:t>
      </w:r>
      <w:r w:rsidR="00E67D02">
        <w:t>)</w:t>
      </w:r>
      <w:r>
        <w:t>.</w:t>
      </w:r>
      <w:r w:rsidR="00B46A1F">
        <w:t xml:space="preserve"> </w:t>
      </w:r>
      <w:r w:rsidR="00E67D02">
        <w:t xml:space="preserve"> </w:t>
      </w:r>
      <w:r w:rsidR="00B46A1F">
        <w:t xml:space="preserve">Our results may indicate a shared origin for presence/absence asymmetries across </w:t>
      </w:r>
      <w:r w:rsidR="00024F9E">
        <w:t>representation levels</w:t>
      </w:r>
      <w:r w:rsidR="00B46A1F">
        <w:t xml:space="preserve"> and </w:t>
      </w:r>
      <w:r w:rsidR="00024F9E">
        <w:t xml:space="preserve">tasks, a set of cognitively distinct asymmetries for different tasks and representation levels, or intermediate patterns such as generality across tasks but not levels of representation, or vice versa. </w:t>
      </w:r>
      <w:r w:rsidR="005B335D">
        <w:t>Of particular interest are the expectation-violation asymmetries, and their relation with the more typical asymmetries induced by the presence or absence of local and global features. A correlation between these different types of asymmetries would support a</w:t>
      </w:r>
      <w:ins w:id="10" w:author="Matan Mazor" w:date="2020-09-09T10:32:00Z">
        <w:r w:rsidR="00DD3D11">
          <w:t xml:space="preserve"> strong </w:t>
        </w:r>
      </w:ins>
      <w:ins w:id="11" w:author="Matan Mazor" w:date="2020-09-09T10:33:00Z">
        <w:r w:rsidR="00DD3D11">
          <w:t>link</w:t>
        </w:r>
      </w:ins>
      <w:ins w:id="12" w:author="Matan Mazor" w:date="2020-09-09T10:32:00Z">
        <w:r w:rsidR="00DD3D11">
          <w:t xml:space="preserve"> between </w:t>
        </w:r>
      </w:ins>
      <w:ins w:id="13" w:author="Matan Mazor" w:date="2020-09-09T10:33:00Z">
        <w:r w:rsidR="00DD3D11">
          <w:t xml:space="preserve">the representation of absence and </w:t>
        </w:r>
      </w:ins>
      <w:ins w:id="14" w:author="Matan Mazor" w:date="2020-09-09T10:34:00Z">
        <w:r w:rsidR="00DD3D11">
          <w:t xml:space="preserve">default reasoning, where </w:t>
        </w:r>
      </w:ins>
      <w:del w:id="15" w:author="Matan Mazor" w:date="2020-09-09T10:32:00Z">
        <w:r w:rsidR="005B335D" w:rsidDel="00DD3D11">
          <w:delText xml:space="preserve"> </w:delText>
        </w:r>
      </w:del>
      <w:del w:id="16" w:author="Matan Mazor" w:date="2020-09-09T10:33:00Z">
        <w:r w:rsidR="005B335D" w:rsidDel="00DD3D11">
          <w:delText xml:space="preserve">default-reasoning </w:delText>
        </w:r>
      </w:del>
      <w:del w:id="17" w:author="Matan Mazor" w:date="2020-09-09T10:35:00Z">
        <w:r w:rsidR="005B335D" w:rsidDel="00DD3D11">
          <w:delText>interpretation of the presence/absence asymmetry,</w:delText>
        </w:r>
      </w:del>
      <w:r w:rsidR="005B335D">
        <w:t xml:space="preserve"> </w:t>
      </w:r>
      <w:proofErr w:type="spellStart"/>
      <w:r w:rsidR="005B335D">
        <w:t>where</w:t>
      </w:r>
      <w:proofErr w:type="spellEnd"/>
      <w:r w:rsidR="005B335D">
        <w:t xml:space="preserve"> absence is only but one feature of the expected default state. </w:t>
      </w:r>
    </w:p>
    <w:p w14:paraId="55936D50" w14:textId="77777777" w:rsidR="00F46A3A" w:rsidRDefault="00F46A3A" w:rsidP="00720409">
      <w:pPr>
        <w:pStyle w:val="BodyText"/>
      </w:pPr>
    </w:p>
    <w:p w14:paraId="06004E4A" w14:textId="77777777" w:rsidR="00753D6F" w:rsidRDefault="00A55808" w:rsidP="007B7110">
      <w:pPr>
        <w:pStyle w:val="CaptionedFigure"/>
      </w:pPr>
      <w:r>
        <w:rPr>
          <w:noProof/>
          <w:lang w:bidi="he-IL"/>
        </w:rPr>
        <w:lastRenderedPageBreak/>
        <w:drawing>
          <wp:inline distT="0" distB="0" distL="0" distR="0" wp14:anchorId="16CD0AF2" wp14:editId="4EC7E52F">
            <wp:extent cx="4241816" cy="4950022"/>
            <wp:effectExtent l="0" t="0" r="6350" b="3175"/>
            <wp:docPr id="1" name="Picture" descr="Figure 1:.  Top panel: in visual detection, subjective confidence ratings following judgments about target absence are typically lower, and less correlated with objective accuracy than following judgments about target presence. This metacognitive asymmetry manifests as lower area under the response-conditional ROC curve for ‘yes’ responses (blue) compared with ‘no’ responses (red). Lower panel: in visual search, search times are typically slower (and search time/set size slopes shallower) for target absent trials, compared with target present trials. Search time is also slower when searching for a target that is marked by the absence, rather than presence, of a distinguishing feature (for example, searching for an O among Q’s)"/>
            <wp:cNvGraphicFramePr/>
            <a:graphic xmlns:a="http://schemas.openxmlformats.org/drawingml/2006/main">
              <a:graphicData uri="http://schemas.openxmlformats.org/drawingml/2006/picture">
                <pic:pic xmlns:pic="http://schemas.openxmlformats.org/drawingml/2006/picture">
                  <pic:nvPicPr>
                    <pic:cNvPr id="0" name="Picture" descr="figures/asymmetries.png"/>
                    <pic:cNvPicPr>
                      <a:picLocks noChangeAspect="1" noChangeArrowheads="1"/>
                    </pic:cNvPicPr>
                  </pic:nvPicPr>
                  <pic:blipFill>
                    <a:blip r:embed="rId8"/>
                    <a:stretch>
                      <a:fillRect/>
                    </a:stretch>
                  </pic:blipFill>
                  <pic:spPr bwMode="auto">
                    <a:xfrm>
                      <a:off x="0" y="0"/>
                      <a:ext cx="4244681" cy="4953365"/>
                    </a:xfrm>
                    <a:prstGeom prst="rect">
                      <a:avLst/>
                    </a:prstGeom>
                    <a:noFill/>
                    <a:ln w="9525">
                      <a:noFill/>
                      <a:headEnd/>
                      <a:tailEnd/>
                    </a:ln>
                  </pic:spPr>
                </pic:pic>
              </a:graphicData>
            </a:graphic>
          </wp:inline>
        </w:drawing>
      </w:r>
    </w:p>
    <w:p w14:paraId="54C816B1" w14:textId="02A4D4D3" w:rsidR="00753D6F" w:rsidRPr="003B4DD2" w:rsidRDefault="00A55808">
      <w:pPr>
        <w:pStyle w:val="ImageCaption"/>
        <w:rPr>
          <w:rFonts w:asciiTheme="majorHAnsi" w:hAnsiTheme="majorHAnsi" w:cstheme="majorHAnsi"/>
          <w:sz w:val="22"/>
          <w:szCs w:val="22"/>
        </w:rPr>
      </w:pPr>
      <w:r w:rsidRPr="003B4DD2">
        <w:rPr>
          <w:rFonts w:asciiTheme="majorHAnsi" w:hAnsiTheme="majorHAnsi" w:cstheme="majorHAnsi"/>
          <w:i/>
          <w:sz w:val="22"/>
          <w:szCs w:val="22"/>
        </w:rPr>
        <w:t>Figure</w:t>
      </w:r>
      <w:r w:rsidRPr="003B4DD2">
        <w:rPr>
          <w:rFonts w:asciiTheme="majorHAnsi" w:hAnsiTheme="majorHAnsi" w:cstheme="majorHAnsi"/>
          <w:sz w:val="22"/>
          <w:szCs w:val="22"/>
        </w:rPr>
        <w:t xml:space="preserve"> </w:t>
      </w:r>
      <w:r w:rsidRPr="003B4DD2">
        <w:rPr>
          <w:rFonts w:asciiTheme="majorHAnsi" w:hAnsiTheme="majorHAnsi" w:cstheme="majorHAnsi"/>
          <w:i/>
          <w:sz w:val="22"/>
          <w:szCs w:val="22"/>
        </w:rPr>
        <w:t>1</w:t>
      </w:r>
      <w:proofErr w:type="gramStart"/>
      <w:r w:rsidRPr="003B4DD2">
        <w:rPr>
          <w:rFonts w:asciiTheme="majorHAnsi" w:hAnsiTheme="majorHAnsi" w:cstheme="majorHAnsi"/>
          <w:i/>
          <w:sz w:val="22"/>
          <w:szCs w:val="22"/>
        </w:rPr>
        <w:t>:</w:t>
      </w:r>
      <w:r w:rsidRPr="003B4DD2">
        <w:rPr>
          <w:rFonts w:asciiTheme="majorHAnsi" w:hAnsiTheme="majorHAnsi" w:cstheme="majorHAnsi"/>
          <w:sz w:val="22"/>
          <w:szCs w:val="22"/>
        </w:rPr>
        <w:t>.</w:t>
      </w:r>
      <w:proofErr w:type="gramEnd"/>
      <w:r w:rsidRPr="003B4DD2">
        <w:rPr>
          <w:rFonts w:asciiTheme="majorHAnsi" w:hAnsiTheme="majorHAnsi" w:cstheme="majorHAnsi"/>
          <w:sz w:val="22"/>
          <w:szCs w:val="22"/>
        </w:rPr>
        <w:t xml:space="preserve">  Top panel: in visual detection, subjective confidence ratings following judgments about target absence are typically lower, and less correlated with objective accuracy than following judgments about target presence. </w:t>
      </w:r>
      <w:commentRangeStart w:id="18"/>
      <w:commentRangeStart w:id="19"/>
      <w:r w:rsidRPr="003B4DD2">
        <w:rPr>
          <w:rFonts w:asciiTheme="majorHAnsi" w:hAnsiTheme="majorHAnsi" w:cstheme="majorHAnsi"/>
          <w:sz w:val="22"/>
          <w:szCs w:val="22"/>
        </w:rPr>
        <w:t xml:space="preserve">This metacognitive asymmetry manifests as lower area under the response-conditional ROC curve </w:t>
      </w:r>
      <w:r w:rsidR="007B7110">
        <w:rPr>
          <w:rFonts w:asciiTheme="majorHAnsi" w:hAnsiTheme="majorHAnsi" w:cstheme="majorHAnsi"/>
          <w:sz w:val="22"/>
          <w:szCs w:val="22"/>
        </w:rPr>
        <w:t xml:space="preserve">(see methods) </w:t>
      </w:r>
      <w:r w:rsidRPr="003B4DD2">
        <w:rPr>
          <w:rFonts w:asciiTheme="majorHAnsi" w:hAnsiTheme="majorHAnsi" w:cstheme="majorHAnsi"/>
          <w:sz w:val="22"/>
          <w:szCs w:val="22"/>
        </w:rPr>
        <w:t xml:space="preserve">for ‘yes’ responses (blue) compared with ‘no’ responses (red). </w:t>
      </w:r>
      <w:commentRangeEnd w:id="18"/>
      <w:r w:rsidR="00B2290A">
        <w:rPr>
          <w:rStyle w:val="CommentReference"/>
        </w:rPr>
        <w:commentReference w:id="18"/>
      </w:r>
      <w:commentRangeEnd w:id="19"/>
      <w:r w:rsidR="007B7110">
        <w:rPr>
          <w:rStyle w:val="CommentReference"/>
        </w:rPr>
        <w:commentReference w:id="19"/>
      </w:r>
      <w:r w:rsidRPr="003B4DD2">
        <w:rPr>
          <w:rFonts w:asciiTheme="majorHAnsi" w:hAnsiTheme="majorHAnsi" w:cstheme="majorHAnsi"/>
          <w:sz w:val="22"/>
          <w:szCs w:val="22"/>
        </w:rPr>
        <w:t>Lower panel: in visual search, search times are typically slower (and search time/set size slopes shallower) for target absent trials, compared with target present trials. Search time is also slower when searching for a target that is marked by the absence, rather than presence, of a distinguishing feature (for example, searching for an O among Q’s)</w:t>
      </w:r>
    </w:p>
    <w:p w14:paraId="3165C33F" w14:textId="77777777" w:rsidR="00753D6F" w:rsidRDefault="00A55808">
      <w:pPr>
        <w:pStyle w:val="Heading1"/>
      </w:pPr>
      <w:bookmarkStart w:id="20" w:name="methods"/>
      <w:r>
        <w:lastRenderedPageBreak/>
        <w:t>Methods</w:t>
      </w:r>
      <w:bookmarkEnd w:id="20"/>
    </w:p>
    <w:p w14:paraId="28001D4F" w14:textId="77777777" w:rsidR="00753D6F" w:rsidRDefault="00A55808">
      <w:pPr>
        <w:pStyle w:val="FirstParagraph"/>
      </w:pPr>
      <w:r>
        <w:t xml:space="preserve">We report how we determined our sample size, all data exclusions (if any), all manipulations, and all measures in the study. </w:t>
      </w:r>
    </w:p>
    <w:p w14:paraId="277115E0" w14:textId="77777777" w:rsidR="00753D6F" w:rsidRDefault="00A55808">
      <w:pPr>
        <w:pStyle w:val="Heading2"/>
      </w:pPr>
      <w:bookmarkStart w:id="21" w:name="participants"/>
      <w:r>
        <w:t>Participants</w:t>
      </w:r>
      <w:bookmarkEnd w:id="21"/>
    </w:p>
    <w:p w14:paraId="3860F25D" w14:textId="5CA0395A" w:rsidR="00753D6F" w:rsidRDefault="00A55808" w:rsidP="006F0502">
      <w:pPr>
        <w:pStyle w:val="FirstParagraph"/>
      </w:pPr>
      <w:r>
        <w:t xml:space="preserve">The research complies with all relevant ethical regulations, and was approved by the Research Ethics Committee of University College London (study ID number 1260/003). Participants </w:t>
      </w:r>
      <w:proofErr w:type="gramStart"/>
      <w:r>
        <w:t>will be recruited</w:t>
      </w:r>
      <w:proofErr w:type="gramEnd"/>
      <w:r>
        <w:t xml:space="preserve"> via Prolific</w:t>
      </w:r>
      <w:r w:rsidR="00295F95">
        <w:t xml:space="preserve"> (prolific.co)</w:t>
      </w:r>
      <w:r>
        <w:t xml:space="preserve">, and will give informed consent prior to their participation. They will be selected based on their acceptance rate (&gt;95%) and for being native English speakers. </w:t>
      </w:r>
      <w:r w:rsidR="00720409">
        <w:t>W</w:t>
      </w:r>
      <w:r>
        <w:t xml:space="preserve">e will collect data until we reach </w:t>
      </w:r>
      <w:r w:rsidR="006F0502">
        <w:t>320</w:t>
      </w:r>
      <w:r w:rsidR="00720409">
        <w:t xml:space="preserve"> </w:t>
      </w:r>
      <w:r>
        <w:t xml:space="preserve">included participants (after applying our pre-registered exclusion criteria). </w:t>
      </w:r>
      <w:ins w:id="22" w:author="Matan Mazor" w:date="2020-09-08T18:48:00Z">
        <w:r w:rsidR="006F0502">
          <w:t xml:space="preserve">The experiment will consist of </w:t>
        </w:r>
      </w:ins>
      <w:ins w:id="23" w:author="Matan Mazor" w:date="2020-09-08T18:53:00Z">
        <w:r w:rsidR="006F0502">
          <w:t>six</w:t>
        </w:r>
      </w:ins>
      <w:ins w:id="24" w:author="Matan Mazor" w:date="2020-09-08T18:48:00Z">
        <w:r w:rsidR="006F0502">
          <w:t xml:space="preserve"> sessions, each </w:t>
        </w:r>
      </w:ins>
      <w:del w:id="25" w:author="Matan Mazor" w:date="2020-09-08T18:49:00Z">
        <w:r w:rsidDel="006F0502">
          <w:delText xml:space="preserve">The entire experiment </w:delText>
        </w:r>
      </w:del>
      <w:r>
        <w:t xml:space="preserve">will take 15 minutes to complete (median completion time in our pilot data: 13.5 minutes). </w:t>
      </w:r>
      <w:ins w:id="26" w:author="Matan Mazor" w:date="2020-09-08T21:39:00Z">
        <w:r w:rsidR="004C4C87">
          <w:t xml:space="preserve">The sessions </w:t>
        </w:r>
        <w:proofErr w:type="gramStart"/>
        <w:r w:rsidR="004C4C87">
          <w:t>will be delivered</w:t>
        </w:r>
        <w:proofErr w:type="gramEnd"/>
        <w:r w:rsidR="004C4C87">
          <w:t xml:space="preserve"> in random order. </w:t>
        </w:r>
      </w:ins>
      <w:r>
        <w:t>Participants will be paid £</w:t>
      </w:r>
      <w:del w:id="27" w:author="Matan Mazor" w:date="2020-09-08T18:49:00Z">
        <w:r w:rsidDel="006F0502">
          <w:delText xml:space="preserve">2 </w:delText>
        </w:r>
      </w:del>
      <w:ins w:id="28" w:author="Matan Mazor" w:date="2020-09-08T18:54:00Z">
        <w:r w:rsidR="006F0502">
          <w:t>12</w:t>
        </w:r>
      </w:ins>
      <w:ins w:id="29" w:author="Matan Mazor" w:date="2020-09-08T18:49:00Z">
        <w:r w:rsidR="006F0502">
          <w:t xml:space="preserve"> </w:t>
        </w:r>
      </w:ins>
      <w:r>
        <w:t>for their participation, equivalent to an hourly wage of £8.</w:t>
      </w:r>
    </w:p>
    <w:p w14:paraId="7A3EB844" w14:textId="77777777" w:rsidR="00753D6F" w:rsidRDefault="00A55808">
      <w:pPr>
        <w:pStyle w:val="Heading2"/>
      </w:pPr>
      <w:bookmarkStart w:id="30" w:name="procedure"/>
      <w:r>
        <w:t>Procedure</w:t>
      </w:r>
      <w:bookmarkEnd w:id="30"/>
    </w:p>
    <w:p w14:paraId="53300AC7" w14:textId="5666E7BC" w:rsidR="00753D6F" w:rsidRDefault="00A55808" w:rsidP="006F0502">
      <w:pPr>
        <w:pStyle w:val="FirstParagraph"/>
      </w:pPr>
      <w:del w:id="31" w:author="Matan Mazor" w:date="2020-09-08T18:51:00Z">
        <w:r w:rsidDel="006F0502">
          <w:delText xml:space="preserve">Experiments </w:delText>
        </w:r>
      </w:del>
      <w:ins w:id="32" w:author="Matan Mazor" w:date="2020-09-08T18:51:00Z">
        <w:r w:rsidR="006F0502">
          <w:t>Experiment</w:t>
        </w:r>
        <w:r w:rsidR="006F0502">
          <w:t>al sessions</w:t>
        </w:r>
        <w:r w:rsidR="006F0502">
          <w:t xml:space="preserve"> </w:t>
        </w:r>
      </w:ins>
      <w:r>
        <w:t xml:space="preserve">will be identical, except for the identity of the target and distractor stimuli. In what </w:t>
      </w:r>
      <w:proofErr w:type="gramStart"/>
      <w:r>
        <w:t>follows</w:t>
      </w:r>
      <w:proofErr w:type="gramEnd"/>
      <w:r>
        <w:t xml:space="preserve"> we will describe the procedure for the stimulus pair ‘</w:t>
      </w:r>
      <w:r>
        <w:rPr>
          <w:i/>
        </w:rPr>
        <w:t>Q</w:t>
      </w:r>
      <w:r>
        <w:t>’ and ‘</w:t>
      </w:r>
      <w:r>
        <w:rPr>
          <w:i/>
        </w:rPr>
        <w:t>O</w:t>
      </w:r>
      <w:r>
        <w:t xml:space="preserve">’. Experiments were programmed using the </w:t>
      </w:r>
      <w:proofErr w:type="spellStart"/>
      <w:r>
        <w:t>jsPsych</w:t>
      </w:r>
      <w:proofErr w:type="spellEnd"/>
      <w:r>
        <w:t xml:space="preserve"> and P5 JavaScript packages (De </w:t>
      </w:r>
      <w:proofErr w:type="spellStart"/>
      <w:r>
        <w:t>Leeuw</w:t>
      </w:r>
      <w:proofErr w:type="spellEnd"/>
      <w:r>
        <w:t xml:space="preserve">, 2015; McCarthy, 2015), and hosted on a JATOS server (Lange, </w:t>
      </w:r>
      <w:proofErr w:type="spellStart"/>
      <w:r>
        <w:t>Kühn</w:t>
      </w:r>
      <w:proofErr w:type="spellEnd"/>
      <w:r>
        <w:t xml:space="preserve">, &amp; </w:t>
      </w:r>
      <w:proofErr w:type="spellStart"/>
      <w:r>
        <w:t>Filevich</w:t>
      </w:r>
      <w:proofErr w:type="spellEnd"/>
      <w:r>
        <w:t xml:space="preserve">, 2015). The full Experiment as delivered to participants is available here: </w:t>
      </w:r>
      <w:hyperlink r:id="rId11">
        <w:r>
          <w:rPr>
            <w:rStyle w:val="Hyperlink"/>
          </w:rPr>
          <w:t>http://167.99.93.4/publix/13/start?batchId=45&amp;generalMultiple</w:t>
        </w:r>
      </w:hyperlink>
      <w:r>
        <w:t>.</w:t>
      </w:r>
    </w:p>
    <w:p w14:paraId="751A5AB8" w14:textId="182D8777" w:rsidR="00753D6F" w:rsidRDefault="006F0502" w:rsidP="006F0502">
      <w:pPr>
        <w:pStyle w:val="BodyText"/>
      </w:pPr>
      <w:ins w:id="33" w:author="Matan Mazor" w:date="2020-09-08T18:51:00Z">
        <w:r>
          <w:t xml:space="preserve">Each experimental </w:t>
        </w:r>
      </w:ins>
      <w:ins w:id="34" w:author="Matan Mazor" w:date="2020-09-09T10:40:00Z">
        <w:r w:rsidR="00DD3D11">
          <w:t xml:space="preserve">session </w:t>
        </w:r>
      </w:ins>
      <w:del w:id="35" w:author="Matan Mazor" w:date="2020-09-08T18:51:00Z">
        <w:r w:rsidR="00A55808" w:rsidDel="006F0502">
          <w:delText xml:space="preserve">The Experiment </w:delText>
        </w:r>
      </w:del>
      <w:r w:rsidR="00A55808">
        <w:t>will comprise three parts (“challenges”) presented in pseudorandomized order.</w:t>
      </w:r>
    </w:p>
    <w:p w14:paraId="0F172A4D" w14:textId="77777777" w:rsidR="00753D6F" w:rsidRDefault="00A55808">
      <w:pPr>
        <w:numPr>
          <w:ilvl w:val="0"/>
          <w:numId w:val="15"/>
        </w:numPr>
      </w:pPr>
      <w:r>
        <w:lastRenderedPageBreak/>
        <w:t xml:space="preserve">The first part will comprise 32 visual search trials. In these </w:t>
      </w:r>
      <w:proofErr w:type="gramStart"/>
      <w:r>
        <w:t>trials</w:t>
      </w:r>
      <w:proofErr w:type="gramEnd"/>
      <w:r>
        <w:t xml:space="preserve"> participants will search for one ‘</w:t>
      </w:r>
      <w:r>
        <w:rPr>
          <w:i/>
        </w:rPr>
        <w:t>Q</w:t>
      </w:r>
      <w:r>
        <w:t>’ in an array of 1, 2, 4 or 8 ‘</w:t>
      </w:r>
      <w:r>
        <w:rPr>
          <w:i/>
        </w:rPr>
        <w:t>O</w:t>
      </w:r>
      <w:r>
        <w:t xml:space="preserve">’ distractors. The target stimulus will be present in half of the trials, and absent in the other half. Participants will be instructed to use their keyboard to indicate whether the target was present (press J) or absent (press F) as quickly and accurately as possible. Each trial will start with an instruction screen, indicating the search target (500-1000 </w:t>
      </w:r>
      <w:proofErr w:type="spellStart"/>
      <w:r>
        <w:t>ms</w:t>
      </w:r>
      <w:proofErr w:type="spellEnd"/>
      <w:r>
        <w:t xml:space="preserve">), followed by the presentation of the search array. The search array will remain visible until a response </w:t>
      </w:r>
      <w:proofErr w:type="gramStart"/>
      <w:r>
        <w:t>is recorded</w:t>
      </w:r>
      <w:proofErr w:type="gramEnd"/>
      <w:r>
        <w:t xml:space="preserve">. Feedback about accuracy </w:t>
      </w:r>
      <w:proofErr w:type="gramStart"/>
      <w:r>
        <w:t>will be delivered</w:t>
      </w:r>
      <w:proofErr w:type="gramEnd"/>
      <w:r>
        <w:t xml:space="preserve">. To motivate accurate responses, the feedback screen will remain for 1000 </w:t>
      </w:r>
      <w:proofErr w:type="spellStart"/>
      <w:r>
        <w:t>ms</w:t>
      </w:r>
      <w:proofErr w:type="spellEnd"/>
      <w:r>
        <w:t xml:space="preserve"> following correct responses and for 4000 </w:t>
      </w:r>
      <w:proofErr w:type="spellStart"/>
      <w:r>
        <w:t>ms</w:t>
      </w:r>
      <w:proofErr w:type="spellEnd"/>
      <w:r>
        <w:t xml:space="preserve"> following incorrect responses. The visual search block will start with four practice trials of distractor set-size 4 that will not be included in the final analysis. The actual block of 32 trials (</w:t>
      </w:r>
      <w:proofErr w:type="gramStart"/>
      <w:r>
        <w:t>4</w:t>
      </w:r>
      <w:proofErr w:type="gramEnd"/>
      <w:r>
        <w:t xml:space="preserve"> trials of each set size, presented in random order) will start once all four practice trials are answered correctly, otherwise additional practice trials will be delivered.</w:t>
      </w:r>
    </w:p>
    <w:p w14:paraId="06BE7D5B" w14:textId="77777777" w:rsidR="00753D6F" w:rsidRDefault="00A55808">
      <w:pPr>
        <w:numPr>
          <w:ilvl w:val="0"/>
          <w:numId w:val="15"/>
        </w:numPr>
      </w:pPr>
      <w:r>
        <w:t>The second part will be identical to the first part, except for the identity of the target stimulus. Here ‘</w:t>
      </w:r>
      <w:r>
        <w:rPr>
          <w:i/>
        </w:rPr>
        <w:t>O</w:t>
      </w:r>
      <w:r>
        <w:t xml:space="preserve">’ will </w:t>
      </w:r>
      <w:proofErr w:type="spellStart"/>
      <w:r>
        <w:t>server</w:t>
      </w:r>
      <w:proofErr w:type="spellEnd"/>
      <w:r>
        <w:t xml:space="preserve"> as target and ‘</w:t>
      </w:r>
      <w:r>
        <w:rPr>
          <w:i/>
        </w:rPr>
        <w:t>Q</w:t>
      </w:r>
      <w:r>
        <w:t>’ as distractor.</w:t>
      </w:r>
    </w:p>
    <w:p w14:paraId="54DBB412" w14:textId="77777777" w:rsidR="00753D6F" w:rsidRDefault="00A55808">
      <w:pPr>
        <w:numPr>
          <w:ilvl w:val="0"/>
          <w:numId w:val="15"/>
        </w:numPr>
      </w:pPr>
      <w:r>
        <w:t xml:space="preserve">In the third part, participants will make discrimination judgments between masked </w:t>
      </w:r>
      <w:r>
        <w:rPr>
          <w:i/>
        </w:rPr>
        <w:t>Q</w:t>
      </w:r>
      <w:r>
        <w:t xml:space="preserve"> and </w:t>
      </w:r>
      <w:r>
        <w:rPr>
          <w:i/>
        </w:rPr>
        <w:t>O</w:t>
      </w:r>
      <w:r>
        <w:t xml:space="preserve"> stimuli, and rate their subjective decision confidence on a continuous scale. After a fixation cross (500 </w:t>
      </w:r>
      <w:proofErr w:type="spellStart"/>
      <w:r>
        <w:t>ms</w:t>
      </w:r>
      <w:proofErr w:type="spellEnd"/>
      <w:r>
        <w:t xml:space="preserve">), the target stimulus </w:t>
      </w:r>
      <w:proofErr w:type="gramStart"/>
      <w:r>
        <w:t>will be presented</w:t>
      </w:r>
      <w:proofErr w:type="gramEnd"/>
      <w:r>
        <w:t xml:space="preserve"> in the center of the screen for 50 </w:t>
      </w:r>
      <w:proofErr w:type="spellStart"/>
      <w:r>
        <w:t>ms</w:t>
      </w:r>
      <w:proofErr w:type="spellEnd"/>
      <w:r>
        <w:t xml:space="preserve">, followed by a mask (100 </w:t>
      </w:r>
      <w:proofErr w:type="spellStart"/>
      <w:r>
        <w:t>ms</w:t>
      </w:r>
      <w:proofErr w:type="spellEnd"/>
      <w:r>
        <w:t xml:space="preserve">). Stimulus onset asynchrony will be calibrated online in a 1-up-2-down procedure (Levitt, 1971), with a multiplicative step factor of 0.9, and starting from 30 milliseconds. Participants will then use their keyboard to make a discrimination judgment. Following their response, subjective confidence ratings </w:t>
      </w:r>
      <w:proofErr w:type="gramStart"/>
      <w:r>
        <w:t>will be given</w:t>
      </w:r>
      <w:proofErr w:type="gramEnd"/>
      <w:r>
        <w:t xml:space="preserve"> on an analog scale by controlling the size of a colored circle with the computer mouse. High </w:t>
      </w:r>
      <w:r>
        <w:lastRenderedPageBreak/>
        <w:t xml:space="preserve">confidence </w:t>
      </w:r>
      <w:proofErr w:type="gramStart"/>
      <w:r>
        <w:t>will be mapped</w:t>
      </w:r>
      <w:proofErr w:type="gramEnd"/>
      <w:r>
        <w:t xml:space="preserve"> to a big, blue circle, and low confidence to a small, red circle. The </w:t>
      </w:r>
      <w:proofErr w:type="gramStart"/>
      <w:r>
        <w:t>confidence rating</w:t>
      </w:r>
      <w:proofErr w:type="gramEnd"/>
      <w:r>
        <w:t xml:space="preserve"> phase will terminate once participants click their mouse, but not before 2000 </w:t>
      </w:r>
      <w:proofErr w:type="spellStart"/>
      <w:r>
        <w:t>ms.</w:t>
      </w:r>
      <w:proofErr w:type="spellEnd"/>
      <w:r>
        <w:t xml:space="preserve"> No feedback will be delivered about accuracy.</w:t>
      </w:r>
    </w:p>
    <w:p w14:paraId="0B97F03B" w14:textId="77777777" w:rsidR="00753D6F" w:rsidRDefault="00A55808">
      <w:pPr>
        <w:pStyle w:val="CaptionedFigure"/>
      </w:pPr>
      <w:commentRangeStart w:id="36"/>
      <w:r>
        <w:rPr>
          <w:noProof/>
          <w:lang w:bidi="he-IL"/>
        </w:rPr>
        <w:drawing>
          <wp:inline distT="0" distB="0" distL="0" distR="0" wp14:anchorId="7E350998" wp14:editId="53BDFA36">
            <wp:extent cx="5969000" cy="4739762"/>
            <wp:effectExtent l="0" t="0" r="0" b="0"/>
            <wp:docPr id="3" name="Picture" descr="Figure 3:.  Experiment structure. Three experimental parts will be delivered in pseudorandomized order: a discrimination task with subjective confidence ratings, and two visual search tasks with different distractor/target assignments. Asymmetry effects will be tested for six stimulus features in six separate experiments."/>
            <wp:cNvGraphicFramePr/>
            <a:graphic xmlns:a="http://schemas.openxmlformats.org/drawingml/2006/main">
              <a:graphicData uri="http://schemas.openxmlformats.org/drawingml/2006/picture">
                <pic:pic xmlns:pic="http://schemas.openxmlformats.org/drawingml/2006/picture">
                  <pic:nvPicPr>
                    <pic:cNvPr id="0" name="Picture" descr="figures/trial_structure.png"/>
                    <pic:cNvPicPr>
                      <a:picLocks noChangeAspect="1" noChangeArrowheads="1"/>
                    </pic:cNvPicPr>
                  </pic:nvPicPr>
                  <pic:blipFill>
                    <a:blip r:embed="rId12"/>
                    <a:stretch>
                      <a:fillRect/>
                    </a:stretch>
                  </pic:blipFill>
                  <pic:spPr bwMode="auto">
                    <a:xfrm>
                      <a:off x="0" y="0"/>
                      <a:ext cx="5969000" cy="4739762"/>
                    </a:xfrm>
                    <a:prstGeom prst="rect">
                      <a:avLst/>
                    </a:prstGeom>
                    <a:noFill/>
                    <a:ln w="9525">
                      <a:noFill/>
                      <a:headEnd/>
                      <a:tailEnd/>
                    </a:ln>
                  </pic:spPr>
                </pic:pic>
              </a:graphicData>
            </a:graphic>
          </wp:inline>
        </w:drawing>
      </w:r>
      <w:commentRangeEnd w:id="36"/>
      <w:r w:rsidR="0063539C">
        <w:rPr>
          <w:rStyle w:val="CommentReference"/>
        </w:rPr>
        <w:commentReference w:id="36"/>
      </w:r>
    </w:p>
    <w:p w14:paraId="5EE7CB2B" w14:textId="0E2D8E7C" w:rsidR="00753D6F" w:rsidRPr="003B4DD2" w:rsidRDefault="00A55808" w:rsidP="006F0502">
      <w:pPr>
        <w:pStyle w:val="ImageCaption"/>
        <w:rPr>
          <w:rFonts w:asciiTheme="majorHAnsi" w:hAnsiTheme="majorHAnsi" w:cstheme="majorHAnsi"/>
          <w:sz w:val="22"/>
          <w:szCs w:val="22"/>
        </w:rPr>
      </w:pPr>
      <w:r w:rsidRPr="003B4DD2">
        <w:rPr>
          <w:rFonts w:asciiTheme="majorHAnsi" w:hAnsiTheme="majorHAnsi" w:cstheme="majorHAnsi"/>
          <w:i/>
          <w:sz w:val="22"/>
          <w:szCs w:val="22"/>
        </w:rPr>
        <w:t>Figure</w:t>
      </w:r>
      <w:r w:rsidRPr="003B4DD2">
        <w:rPr>
          <w:rFonts w:asciiTheme="majorHAnsi" w:hAnsiTheme="majorHAnsi" w:cstheme="majorHAnsi"/>
          <w:sz w:val="22"/>
          <w:szCs w:val="22"/>
        </w:rPr>
        <w:t xml:space="preserve"> </w:t>
      </w:r>
      <w:r w:rsidRPr="003B4DD2">
        <w:rPr>
          <w:rFonts w:asciiTheme="majorHAnsi" w:hAnsiTheme="majorHAnsi" w:cstheme="majorHAnsi"/>
          <w:i/>
          <w:sz w:val="22"/>
          <w:szCs w:val="22"/>
        </w:rPr>
        <w:t>3</w:t>
      </w:r>
      <w:proofErr w:type="gramStart"/>
      <w:r w:rsidRPr="003B4DD2">
        <w:rPr>
          <w:rFonts w:asciiTheme="majorHAnsi" w:hAnsiTheme="majorHAnsi" w:cstheme="majorHAnsi"/>
          <w:i/>
          <w:sz w:val="22"/>
          <w:szCs w:val="22"/>
        </w:rPr>
        <w:t>:</w:t>
      </w:r>
      <w:r w:rsidRPr="003B4DD2">
        <w:rPr>
          <w:rFonts w:asciiTheme="majorHAnsi" w:hAnsiTheme="majorHAnsi" w:cstheme="majorHAnsi"/>
          <w:sz w:val="22"/>
          <w:szCs w:val="22"/>
        </w:rPr>
        <w:t>.</w:t>
      </w:r>
      <w:proofErr w:type="gramEnd"/>
      <w:r w:rsidRPr="003B4DD2">
        <w:rPr>
          <w:rFonts w:asciiTheme="majorHAnsi" w:hAnsiTheme="majorHAnsi" w:cstheme="majorHAnsi"/>
          <w:sz w:val="22"/>
          <w:szCs w:val="22"/>
        </w:rPr>
        <w:t xml:space="preserve">  Experiment structure. Three experimental parts </w:t>
      </w:r>
      <w:proofErr w:type="gramStart"/>
      <w:r w:rsidRPr="003B4DD2">
        <w:rPr>
          <w:rFonts w:asciiTheme="majorHAnsi" w:hAnsiTheme="majorHAnsi" w:cstheme="majorHAnsi"/>
          <w:sz w:val="22"/>
          <w:szCs w:val="22"/>
        </w:rPr>
        <w:t>will be delivered</w:t>
      </w:r>
      <w:proofErr w:type="gramEnd"/>
      <w:r w:rsidRPr="003B4DD2">
        <w:rPr>
          <w:rFonts w:asciiTheme="majorHAnsi" w:hAnsiTheme="majorHAnsi" w:cstheme="majorHAnsi"/>
          <w:sz w:val="22"/>
          <w:szCs w:val="22"/>
        </w:rPr>
        <w:t xml:space="preserve"> in pseudorandomized order: a discrimination task with subjective confidence ratings, and two visual search tasks with different distractor/target assignments. Asymmetry effects </w:t>
      </w:r>
      <w:proofErr w:type="gramStart"/>
      <w:r w:rsidRPr="003B4DD2">
        <w:rPr>
          <w:rFonts w:asciiTheme="majorHAnsi" w:hAnsiTheme="majorHAnsi" w:cstheme="majorHAnsi"/>
          <w:sz w:val="22"/>
          <w:szCs w:val="22"/>
        </w:rPr>
        <w:t>will be tested</w:t>
      </w:r>
      <w:proofErr w:type="gramEnd"/>
      <w:r w:rsidRPr="003B4DD2">
        <w:rPr>
          <w:rFonts w:asciiTheme="majorHAnsi" w:hAnsiTheme="majorHAnsi" w:cstheme="majorHAnsi"/>
          <w:sz w:val="22"/>
          <w:szCs w:val="22"/>
        </w:rPr>
        <w:t xml:space="preserve"> for six stimulus features in six separate </w:t>
      </w:r>
      <w:del w:id="37" w:author="Matan Mazor" w:date="2020-09-08T18:55:00Z">
        <w:r w:rsidRPr="003B4DD2" w:rsidDel="006F0502">
          <w:rPr>
            <w:rFonts w:asciiTheme="majorHAnsi" w:hAnsiTheme="majorHAnsi" w:cstheme="majorHAnsi"/>
            <w:sz w:val="22"/>
            <w:szCs w:val="22"/>
          </w:rPr>
          <w:delText>experiments</w:delText>
        </w:r>
      </w:del>
      <w:ins w:id="38" w:author="Matan Mazor" w:date="2020-09-08T18:55:00Z">
        <w:r w:rsidR="006F0502" w:rsidRPr="003B4DD2">
          <w:rPr>
            <w:rFonts w:asciiTheme="majorHAnsi" w:hAnsiTheme="majorHAnsi" w:cstheme="majorHAnsi"/>
            <w:sz w:val="22"/>
            <w:szCs w:val="22"/>
          </w:rPr>
          <w:t>e</w:t>
        </w:r>
        <w:r w:rsidR="006F0502">
          <w:rPr>
            <w:rFonts w:asciiTheme="majorHAnsi" w:hAnsiTheme="majorHAnsi" w:cstheme="majorHAnsi"/>
            <w:sz w:val="22"/>
            <w:szCs w:val="22"/>
          </w:rPr>
          <w:t>xperimental sessions</w:t>
        </w:r>
      </w:ins>
      <w:r w:rsidRPr="003B4DD2">
        <w:rPr>
          <w:rFonts w:asciiTheme="majorHAnsi" w:hAnsiTheme="majorHAnsi" w:cstheme="majorHAnsi"/>
          <w:sz w:val="22"/>
          <w:szCs w:val="22"/>
        </w:rPr>
        <w:t>.</w:t>
      </w:r>
    </w:p>
    <w:p w14:paraId="7D6A1240" w14:textId="4FB7D02E" w:rsidR="00753D6F" w:rsidRDefault="00A55808" w:rsidP="006F0502">
      <w:pPr>
        <w:pStyle w:val="BodyText"/>
      </w:pPr>
      <w:r>
        <w:t xml:space="preserve">We will test the following stimulus features in separate </w:t>
      </w:r>
      <w:del w:id="39" w:author="Matan Mazor" w:date="2020-09-08T18:54:00Z">
        <w:r w:rsidDel="006F0502">
          <w:delText xml:space="preserve">experiments </w:delText>
        </w:r>
      </w:del>
      <w:ins w:id="40" w:author="Matan Mazor" w:date="2020-09-08T18:54:00Z">
        <w:r w:rsidR="006F0502">
          <w:t>sessions</w:t>
        </w:r>
      </w:ins>
      <w:ins w:id="41" w:author="Matan Mazor" w:date="2020-09-09T10:41:00Z">
        <w:r w:rsidR="00DD3D11">
          <w:t>, delivered in random order</w:t>
        </w:r>
      </w:ins>
      <w:ins w:id="42" w:author="Matan Mazor" w:date="2020-09-08T18:54:00Z">
        <w:r w:rsidR="006F0502">
          <w:t xml:space="preserve"> </w:t>
        </w:r>
      </w:ins>
      <w:del w:id="43" w:author="Matan Mazor" w:date="2020-09-08T18:54:00Z">
        <w:r w:rsidDel="006F0502">
          <w:delText xml:space="preserve">with different participants </w:delText>
        </w:r>
      </w:del>
      <w:r>
        <w:t>(Fig. 3):</w:t>
      </w:r>
    </w:p>
    <w:p w14:paraId="694B1516" w14:textId="77777777" w:rsidR="00753D6F" w:rsidRDefault="00A55808">
      <w:pPr>
        <w:pStyle w:val="Compact"/>
        <w:numPr>
          <w:ilvl w:val="0"/>
          <w:numId w:val="16"/>
        </w:numPr>
      </w:pPr>
      <w:r>
        <w:rPr>
          <w:b/>
        </w:rPr>
        <w:lastRenderedPageBreak/>
        <w:t>Local feature: Addition of a stimulus part</w:t>
      </w:r>
      <w:r>
        <w:t xml:space="preserve">. </w:t>
      </w:r>
      <w:r>
        <w:rPr>
          <w:i/>
        </w:rPr>
        <w:t>Q</w:t>
      </w:r>
      <w:r>
        <w:t xml:space="preserve"> and </w:t>
      </w:r>
      <w:r>
        <w:rPr>
          <w:i/>
        </w:rPr>
        <w:t>O</w:t>
      </w:r>
      <w:r>
        <w:t xml:space="preserve"> </w:t>
      </w:r>
      <w:proofErr w:type="gramStart"/>
      <w:r>
        <w:t>will be used</w:t>
      </w:r>
      <w:proofErr w:type="gramEnd"/>
      <w:r>
        <w:t xml:space="preserve"> as stimuli (</w:t>
      </w:r>
      <w:proofErr w:type="spellStart"/>
      <w:r>
        <w:t>Treisman</w:t>
      </w:r>
      <w:proofErr w:type="spellEnd"/>
      <w:r>
        <w:t xml:space="preserve"> &amp; </w:t>
      </w:r>
      <w:proofErr w:type="spellStart"/>
      <w:r>
        <w:t>Souther</w:t>
      </w:r>
      <w:proofErr w:type="spellEnd"/>
      <w:r>
        <w:t>, 1985).</w:t>
      </w:r>
    </w:p>
    <w:p w14:paraId="0074E64E" w14:textId="77777777" w:rsidR="00753D6F" w:rsidRDefault="00A55808">
      <w:pPr>
        <w:pStyle w:val="Compact"/>
        <w:numPr>
          <w:ilvl w:val="0"/>
          <w:numId w:val="16"/>
        </w:numPr>
      </w:pPr>
      <w:r>
        <w:rPr>
          <w:b/>
        </w:rPr>
        <w:t>Local feature: Open ends</w:t>
      </w:r>
      <w:r>
        <w:t xml:space="preserve">. </w:t>
      </w:r>
      <w:r>
        <w:rPr>
          <w:i/>
        </w:rPr>
        <w:t>C</w:t>
      </w:r>
      <w:r>
        <w:t xml:space="preserve"> and </w:t>
      </w:r>
      <w:r>
        <w:rPr>
          <w:i/>
        </w:rPr>
        <w:t>O</w:t>
      </w:r>
      <w:r>
        <w:t xml:space="preserve"> </w:t>
      </w:r>
      <w:proofErr w:type="gramStart"/>
      <w:r>
        <w:t>will be used</w:t>
      </w:r>
      <w:proofErr w:type="gramEnd"/>
      <w:r>
        <w:t xml:space="preserve"> as stimuli (Takeda &amp; Yagi, 2000; </w:t>
      </w:r>
      <w:proofErr w:type="spellStart"/>
      <w:r>
        <w:t>Treisman</w:t>
      </w:r>
      <w:proofErr w:type="spellEnd"/>
      <w:r>
        <w:t xml:space="preserve"> &amp; </w:t>
      </w:r>
      <w:proofErr w:type="spellStart"/>
      <w:r>
        <w:t>Gormican</w:t>
      </w:r>
      <w:proofErr w:type="spellEnd"/>
      <w:r>
        <w:t xml:space="preserve">, 1988; </w:t>
      </w:r>
      <w:proofErr w:type="spellStart"/>
      <w:r>
        <w:t>Treisman</w:t>
      </w:r>
      <w:proofErr w:type="spellEnd"/>
      <w:r>
        <w:t xml:space="preserve"> &amp; </w:t>
      </w:r>
      <w:proofErr w:type="spellStart"/>
      <w:r>
        <w:t>Souther</w:t>
      </w:r>
      <w:proofErr w:type="spellEnd"/>
      <w:r>
        <w:t>, 1985).</w:t>
      </w:r>
    </w:p>
    <w:p w14:paraId="1FB3F4BC" w14:textId="77777777" w:rsidR="00753D6F" w:rsidRDefault="00A55808">
      <w:pPr>
        <w:pStyle w:val="Compact"/>
        <w:numPr>
          <w:ilvl w:val="0"/>
          <w:numId w:val="16"/>
        </w:numPr>
      </w:pPr>
      <w:r>
        <w:rPr>
          <w:b/>
        </w:rPr>
        <w:t>Global feature: Curvature</w:t>
      </w:r>
      <w:r>
        <w:t xml:space="preserve">. Straight and curved lines </w:t>
      </w:r>
      <w:proofErr w:type="gramStart"/>
      <w:r>
        <w:t>will be used</w:t>
      </w:r>
      <w:proofErr w:type="gramEnd"/>
      <w:r>
        <w:t xml:space="preserve"> as stimuli (</w:t>
      </w:r>
      <w:proofErr w:type="spellStart"/>
      <w:r>
        <w:t>Treisman</w:t>
      </w:r>
      <w:proofErr w:type="spellEnd"/>
      <w:r>
        <w:t xml:space="preserve"> &amp; </w:t>
      </w:r>
      <w:proofErr w:type="spellStart"/>
      <w:r>
        <w:t>Gormican</w:t>
      </w:r>
      <w:proofErr w:type="spellEnd"/>
      <w:r>
        <w:t>, 1988).</w:t>
      </w:r>
    </w:p>
    <w:p w14:paraId="55C0A531" w14:textId="77777777" w:rsidR="00753D6F" w:rsidRDefault="00A55808">
      <w:pPr>
        <w:pStyle w:val="Compact"/>
        <w:numPr>
          <w:ilvl w:val="0"/>
          <w:numId w:val="16"/>
        </w:numPr>
      </w:pPr>
      <w:r>
        <w:rPr>
          <w:b/>
        </w:rPr>
        <w:t>Global feature: Orientation</w:t>
      </w:r>
      <w:r>
        <w:t xml:space="preserve">. Vertical and tilted lines </w:t>
      </w:r>
      <w:proofErr w:type="gramStart"/>
      <w:r>
        <w:t>will be used</w:t>
      </w:r>
      <w:proofErr w:type="gramEnd"/>
      <w:r>
        <w:t xml:space="preserve"> as stimuli (</w:t>
      </w:r>
      <w:proofErr w:type="spellStart"/>
      <w:r>
        <w:t>Treisman</w:t>
      </w:r>
      <w:proofErr w:type="spellEnd"/>
      <w:r>
        <w:t xml:space="preserve"> &amp; </w:t>
      </w:r>
      <w:proofErr w:type="spellStart"/>
      <w:r>
        <w:t>Gormican</w:t>
      </w:r>
      <w:proofErr w:type="spellEnd"/>
      <w:r>
        <w:t>, 1988).</w:t>
      </w:r>
    </w:p>
    <w:p w14:paraId="5A8E266C" w14:textId="3FE5FDB9" w:rsidR="00753D6F" w:rsidRDefault="00A55808">
      <w:pPr>
        <w:pStyle w:val="Compact"/>
        <w:numPr>
          <w:ilvl w:val="0"/>
          <w:numId w:val="16"/>
        </w:numPr>
      </w:pPr>
      <w:del w:id="44" w:author="Matan Mazor" w:date="2020-09-08T18:56:00Z">
        <w:r w:rsidDel="006F0502">
          <w:rPr>
            <w:b/>
          </w:rPr>
          <w:delText>Default compliance</w:delText>
        </w:r>
      </w:del>
      <w:ins w:id="45" w:author="Matan Mazor" w:date="2020-09-08T18:56:00Z">
        <w:r w:rsidR="006F0502">
          <w:rPr>
            <w:b/>
          </w:rPr>
          <w:t>Expectation violation</w:t>
        </w:r>
      </w:ins>
      <w:r>
        <w:rPr>
          <w:b/>
        </w:rPr>
        <w:t>: Letter inversion</w:t>
      </w:r>
      <w:r>
        <w:t xml:space="preserve">. Reversed and normal </w:t>
      </w:r>
      <w:r>
        <w:rPr>
          <w:i/>
        </w:rPr>
        <w:t>N</w:t>
      </w:r>
      <w:r>
        <w:t xml:space="preserve"> </w:t>
      </w:r>
      <w:proofErr w:type="gramStart"/>
      <w:r>
        <w:t>will be used</w:t>
      </w:r>
      <w:proofErr w:type="gramEnd"/>
      <w:r>
        <w:t xml:space="preserve"> as stimuli (</w:t>
      </w:r>
      <w:proofErr w:type="spellStart"/>
      <w:r>
        <w:t>Frith</w:t>
      </w:r>
      <w:proofErr w:type="spellEnd"/>
      <w:r>
        <w:t>, 1974; Wang et al., 1994).</w:t>
      </w:r>
    </w:p>
    <w:p w14:paraId="1A64E8AF" w14:textId="54C3E561" w:rsidR="00753D6F" w:rsidRDefault="00A55808">
      <w:pPr>
        <w:pStyle w:val="Compact"/>
        <w:numPr>
          <w:ilvl w:val="0"/>
          <w:numId w:val="16"/>
        </w:numPr>
      </w:pPr>
      <w:del w:id="46" w:author="Matan Mazor" w:date="2020-09-08T18:56:00Z">
        <w:r w:rsidDel="006F0502">
          <w:rPr>
            <w:b/>
          </w:rPr>
          <w:delText>Default compliance</w:delText>
        </w:r>
      </w:del>
      <w:ins w:id="47" w:author="Matan Mazor" w:date="2020-09-08T18:56:00Z">
        <w:r w:rsidR="006F0502">
          <w:rPr>
            <w:b/>
          </w:rPr>
          <w:t>Expectation violation</w:t>
        </w:r>
      </w:ins>
      <w:r>
        <w:rPr>
          <w:b/>
        </w:rPr>
        <w:t>: Viewing angle</w:t>
      </w:r>
      <w:r>
        <w:t xml:space="preserve">. Upward and Downward tilted cubes </w:t>
      </w:r>
      <w:proofErr w:type="gramStart"/>
      <w:r>
        <w:t>will be used</w:t>
      </w:r>
      <w:proofErr w:type="gramEnd"/>
      <w:r>
        <w:t xml:space="preserve"> as stimuli (Von </w:t>
      </w:r>
      <w:proofErr w:type="spellStart"/>
      <w:r>
        <w:t>Grünau</w:t>
      </w:r>
      <w:proofErr w:type="spellEnd"/>
      <w:r>
        <w:t xml:space="preserve"> &amp; </w:t>
      </w:r>
      <w:proofErr w:type="spellStart"/>
      <w:r>
        <w:t>Dubé</w:t>
      </w:r>
      <w:proofErr w:type="spellEnd"/>
      <w:r>
        <w:t>, 1994).</w:t>
      </w:r>
    </w:p>
    <w:p w14:paraId="2C3F472F" w14:textId="7F3403EF" w:rsidR="00753D6F" w:rsidRDefault="00295F95">
      <w:pPr>
        <w:pStyle w:val="Heading3"/>
        <w:framePr w:wrap="around"/>
      </w:pPr>
      <w:bookmarkStart w:id="48" w:name="randomization"/>
      <w:r>
        <w:br/>
      </w:r>
      <w:r w:rsidR="00A55808">
        <w:t>Randomization.</w:t>
      </w:r>
      <w:bookmarkEnd w:id="48"/>
    </w:p>
    <w:p w14:paraId="129AA61A" w14:textId="3561751C" w:rsidR="00753D6F" w:rsidRDefault="00A55808">
      <w:pPr>
        <w:pStyle w:val="FirstParagraph"/>
      </w:pPr>
      <w:r>
        <w:t xml:space="preserve">The order and timing of experimental events </w:t>
      </w:r>
      <w:ins w:id="49" w:author="Matan Mazor" w:date="2020-09-09T10:42:00Z">
        <w:r w:rsidR="00DD3D11">
          <w:t xml:space="preserve">and sessions </w:t>
        </w:r>
      </w:ins>
      <w:r>
        <w:t xml:space="preserve">will be determined pseudo-randomly by the </w:t>
      </w:r>
      <w:proofErr w:type="spellStart"/>
      <w:r>
        <w:t>Mersenne</w:t>
      </w:r>
      <w:proofErr w:type="spellEnd"/>
      <w:r>
        <w:t xml:space="preserve"> Twister pseudorandom number generator, initialized in a way that ensures registration </w:t>
      </w:r>
      <w:proofErr w:type="gramStart"/>
      <w:r>
        <w:t>time-locking</w:t>
      </w:r>
      <w:proofErr w:type="gramEnd"/>
      <w:r>
        <w:t xml:space="preserve"> (Mazor, Mazor, &amp; </w:t>
      </w:r>
      <w:proofErr w:type="spellStart"/>
      <w:r>
        <w:t>Mukamel</w:t>
      </w:r>
      <w:proofErr w:type="spellEnd"/>
      <w:r>
        <w:t>, 2019).</w:t>
      </w:r>
    </w:p>
    <w:p w14:paraId="51E2E69F" w14:textId="77777777" w:rsidR="00753D6F" w:rsidRDefault="00A55808">
      <w:pPr>
        <w:pStyle w:val="Heading2"/>
      </w:pPr>
      <w:bookmarkStart w:id="50" w:name="data-analysis"/>
      <w:r>
        <w:t>Data analysis</w:t>
      </w:r>
      <w:bookmarkEnd w:id="50"/>
    </w:p>
    <w:p w14:paraId="08B63DED" w14:textId="77777777" w:rsidR="00753D6F" w:rsidRDefault="00A55808">
      <w:pPr>
        <w:pStyle w:val="FirstParagraph"/>
      </w:pPr>
      <w:proofErr w:type="gramStart"/>
      <w:r>
        <w:t xml:space="preserve">We will use R (Version 3.6.0; R Core Team, 2019) and the R-packages </w:t>
      </w:r>
      <w:proofErr w:type="spellStart"/>
      <w:r>
        <w:rPr>
          <w:i/>
        </w:rPr>
        <w:t>BayesFactor</w:t>
      </w:r>
      <w:proofErr w:type="spellEnd"/>
      <w:r>
        <w:t xml:space="preserve"> (Version 0.9.12.4.2; Morey &amp; </w:t>
      </w:r>
      <w:proofErr w:type="spellStart"/>
      <w:r>
        <w:t>Rouder</w:t>
      </w:r>
      <w:proofErr w:type="spellEnd"/>
      <w:r>
        <w:t xml:space="preserve">, 2018), </w:t>
      </w:r>
      <w:proofErr w:type="spellStart"/>
      <w:r>
        <w:rPr>
          <w:i/>
        </w:rPr>
        <w:t>brms</w:t>
      </w:r>
      <w:proofErr w:type="spellEnd"/>
      <w:r>
        <w:t xml:space="preserve"> (Version 2.13.0; </w:t>
      </w:r>
      <w:proofErr w:type="spellStart"/>
      <w:r>
        <w:t>Bürkner</w:t>
      </w:r>
      <w:proofErr w:type="spellEnd"/>
      <w:r>
        <w:t xml:space="preserve">, 2018), </w:t>
      </w:r>
      <w:r>
        <w:rPr>
          <w:i/>
        </w:rPr>
        <w:t>broom</w:t>
      </w:r>
      <w:r>
        <w:t xml:space="preserve"> (Version 0.5.6; Robinson &amp; Hayes, 2020), </w:t>
      </w:r>
      <w:proofErr w:type="spellStart"/>
      <w:r>
        <w:rPr>
          <w:i/>
        </w:rPr>
        <w:t>cowplot</w:t>
      </w:r>
      <w:proofErr w:type="spellEnd"/>
      <w:r>
        <w:t xml:space="preserve"> (Version 1.0.0; Wilke, 2019), </w:t>
      </w:r>
      <w:proofErr w:type="spellStart"/>
      <w:r>
        <w:rPr>
          <w:i/>
        </w:rPr>
        <w:t>dplyr</w:t>
      </w:r>
      <w:proofErr w:type="spellEnd"/>
      <w:r>
        <w:t xml:space="preserve"> (Version 1.0.0; Wickham et al., 2020), </w:t>
      </w:r>
      <w:r>
        <w:rPr>
          <w:i/>
        </w:rPr>
        <w:t>ggplot2</w:t>
      </w:r>
      <w:r>
        <w:t xml:space="preserve"> (Version 3.3.1; Wickham, 2016), </w:t>
      </w:r>
      <w:proofErr w:type="spellStart"/>
      <w:r>
        <w:rPr>
          <w:i/>
        </w:rPr>
        <w:t>papaja</w:t>
      </w:r>
      <w:proofErr w:type="spellEnd"/>
      <w:r>
        <w:t xml:space="preserve"> (Version 0.1.0.9942; </w:t>
      </w:r>
      <w:proofErr w:type="spellStart"/>
      <w:r>
        <w:t>Aust</w:t>
      </w:r>
      <w:proofErr w:type="spellEnd"/>
      <w:r>
        <w:t xml:space="preserve"> &amp; Barth, 2020), and </w:t>
      </w:r>
      <w:proofErr w:type="spellStart"/>
      <w:r>
        <w:rPr>
          <w:i/>
        </w:rPr>
        <w:t>tidyr</w:t>
      </w:r>
      <w:proofErr w:type="spellEnd"/>
      <w:r>
        <w:t xml:space="preserve"> (Version 1.1.0; Wickham &amp; Henry, 2020) for all our analyses.</w:t>
      </w:r>
      <w:proofErr w:type="gramEnd"/>
    </w:p>
    <w:p w14:paraId="5272709B" w14:textId="77777777" w:rsidR="00753D6F" w:rsidRDefault="00A55808">
      <w:pPr>
        <w:pStyle w:val="BodyText"/>
      </w:pPr>
      <w:r>
        <w:t>We will test the following hypotheses:</w:t>
      </w:r>
    </w:p>
    <w:p w14:paraId="0B56DD67" w14:textId="77777777" w:rsidR="00753D6F" w:rsidRDefault="00A55808">
      <w:pPr>
        <w:pStyle w:val="Compact"/>
        <w:numPr>
          <w:ilvl w:val="0"/>
          <w:numId w:val="17"/>
        </w:numPr>
      </w:pPr>
      <w:r>
        <w:rPr>
          <w:b/>
        </w:rPr>
        <w:t>Hypothesis 1 (REPLICATION)</w:t>
      </w:r>
      <w:r>
        <w:t>: For our selected stimulus pairs, visual search is more efficient in one direction compared with the other.</w:t>
      </w:r>
    </w:p>
    <w:p w14:paraId="1E786BE5" w14:textId="26AAD155" w:rsidR="00753D6F" w:rsidRDefault="00A55808">
      <w:pPr>
        <w:pStyle w:val="FirstParagraph"/>
      </w:pPr>
      <w:r>
        <w:lastRenderedPageBreak/>
        <w:t>This hypothesis will be tested for the following stimulus features for which search asymmetry has been demonstrated: addition of a stimulus part (visual search is more efficient for Q-in-O than for O-in-Q search), open ends (more efficient for C-in-O than for O-in-C search), orientation (more efficient for tilted-in-vertical than for vertical-in-tilted search), curvature (more efficient for curved-in-straight than for straight-in-curved search), letter inversion (more efficient for inverted-in-canonical than for canonical-in-inverted search), and viewing angle (more efficient for upward-in-downward tilted than for downward-in-upward-tilted search). We will test Hypothesis 1 separately for each stimulus feature, by replicating the original search asymmetry.</w:t>
      </w:r>
    </w:p>
    <w:p w14:paraId="0CD001DE" w14:textId="77777777" w:rsidR="00753D6F" w:rsidRDefault="00A55808">
      <w:pPr>
        <w:pStyle w:val="Compact"/>
        <w:numPr>
          <w:ilvl w:val="0"/>
          <w:numId w:val="18"/>
        </w:numPr>
      </w:pPr>
      <w:r>
        <w:rPr>
          <w:b/>
        </w:rPr>
        <w:t>Hypothesis 2 (TASK-GENERALITY)</w:t>
      </w:r>
      <w:r>
        <w:t>: Conditioned on the results of our testing of Hypothesis 1. Metacognitive asymmetry, measured as the area between the two response conditional ROC curves in a discrimination task (see methods section below), follows the same direction as search asymmetry.</w:t>
      </w:r>
    </w:p>
    <w:p w14:paraId="22E454AD" w14:textId="25B2CD18" w:rsidR="00753D6F" w:rsidRDefault="00A55808" w:rsidP="001944C2">
      <w:pPr>
        <w:pStyle w:val="FirstParagraph"/>
      </w:pPr>
      <w:r>
        <w:t xml:space="preserve">For each of the six stimulus pairs, we will test the </w:t>
      </w:r>
      <w:del w:id="51" w:author="Matan Mazor" w:date="2020-09-06T14:42:00Z">
        <w:r w:rsidDel="00295F95">
          <w:delText xml:space="preserve">the </w:delText>
        </w:r>
      </w:del>
      <w:r>
        <w:t xml:space="preserve">null hypothesis that metacognitive sensitivity (measured as the area under the response conditional ROC curve) for the efficient target (e.g., </w:t>
      </w:r>
      <w:r>
        <w:rPr>
          <w:i/>
        </w:rPr>
        <w:t>Q</w:t>
      </w:r>
      <w:r>
        <w:t xml:space="preserve">) is equal to or lower than metacognitive sensitivity for the inefficient target (e.g., for the case of </w:t>
      </w:r>
      <w:r>
        <w:rPr>
          <w:i/>
        </w:rPr>
        <w:t>Q</w:t>
      </w:r>
      <w:r>
        <w:t>/</w:t>
      </w:r>
      <w:r>
        <w:rPr>
          <w:i/>
        </w:rPr>
        <w:t>O</w:t>
      </w:r>
      <w:proofErr w:type="gramStart"/>
      <w:r>
        <w:t xml:space="preserve">, </w:t>
      </w:r>
      <w:proofErr w:type="gramEnd"/>
      <m:oMath>
        <m:sSub>
          <m:sSubPr>
            <m:ctrlPr>
              <w:rPr>
                <w:rFonts w:ascii="Cambria Math" w:hAnsi="Cambria Math"/>
              </w:rPr>
            </m:ctrlPr>
          </m:sSubPr>
          <m:e>
            <m:r>
              <w:rPr>
                <w:rFonts w:ascii="Cambria Math" w:hAnsi="Cambria Math"/>
              </w:rPr>
              <m:t>H</m:t>
            </m:r>
          </m:e>
          <m:sub>
            <m:r>
              <w:rPr>
                <w:rFonts w:ascii="Cambria Math" w:hAnsi="Cambria Math"/>
              </w:rPr>
              <m:t>o</m:t>
            </m:r>
          </m:sub>
        </m:sSub>
        <m:r>
          <w:rPr>
            <w:rFonts w:ascii="Cambria Math" w:hAnsi="Cambria Math"/>
          </w:rPr>
          <m:t>=auRO</m:t>
        </m:r>
        <m:sSub>
          <m:sSubPr>
            <m:ctrlPr>
              <w:rPr>
                <w:rFonts w:ascii="Cambria Math" w:hAnsi="Cambria Math"/>
              </w:rPr>
            </m:ctrlPr>
          </m:sSubPr>
          <m:e>
            <m:r>
              <w:rPr>
                <w:rFonts w:ascii="Cambria Math" w:hAnsi="Cambria Math"/>
              </w:rPr>
              <m:t>C</m:t>
            </m:r>
          </m:e>
          <m:sub>
            <m:r>
              <w:rPr>
                <w:rFonts w:ascii="Cambria Math" w:hAnsi="Cambria Math"/>
              </w:rPr>
              <m:t>Q</m:t>
            </m:r>
          </m:sub>
        </m:sSub>
        <m:r>
          <w:rPr>
            <w:rFonts w:ascii="Cambria Math" w:hAnsi="Cambria Math"/>
          </w:rPr>
          <m:t>≤auRO</m:t>
        </m:r>
        <m:sSub>
          <m:sSubPr>
            <m:ctrlPr>
              <w:rPr>
                <w:rFonts w:ascii="Cambria Math" w:hAnsi="Cambria Math"/>
              </w:rPr>
            </m:ctrlPr>
          </m:sSubPr>
          <m:e>
            <m:r>
              <w:rPr>
                <w:rFonts w:ascii="Cambria Math" w:hAnsi="Cambria Math"/>
              </w:rPr>
              <m:t>C</m:t>
            </m:r>
          </m:e>
          <m:sub>
            <m:r>
              <w:rPr>
                <w:rFonts w:ascii="Cambria Math" w:hAnsi="Cambria Math"/>
              </w:rPr>
              <m:t>O</m:t>
            </m:r>
          </m:sub>
        </m:sSub>
      </m:oMath>
      <w:r>
        <w:t>).</w:t>
      </w:r>
    </w:p>
    <w:p w14:paraId="2C913F13" w14:textId="77777777" w:rsidR="00753D6F" w:rsidRDefault="00A55808">
      <w:pPr>
        <w:pStyle w:val="Compact"/>
        <w:numPr>
          <w:ilvl w:val="0"/>
          <w:numId w:val="19"/>
        </w:numPr>
      </w:pPr>
      <w:r>
        <w:rPr>
          <w:b/>
        </w:rPr>
        <w:t>Hypothesis 3 (TASK-CORRELATION)</w:t>
      </w:r>
      <w:r>
        <w:t xml:space="preserve">: Individual differences in the direction and magnitude of search asymmetry positively </w:t>
      </w:r>
      <w:proofErr w:type="spellStart"/>
      <w:r>
        <w:t>covary</w:t>
      </w:r>
      <w:proofErr w:type="spellEnd"/>
      <w:r>
        <w:t xml:space="preserve"> with individual differences in the direction and magnitude of metacognitive asymmetry.</w:t>
      </w:r>
    </w:p>
    <w:p w14:paraId="5C08F44A" w14:textId="77777777" w:rsidR="009D1FB2" w:rsidRDefault="00A55808" w:rsidP="00D32E63">
      <w:pPr>
        <w:pStyle w:val="FirstParagraph"/>
        <w:rPr>
          <w:ins w:id="52" w:author="Matan Mazor" w:date="2020-09-09T11:15:00Z"/>
        </w:rPr>
      </w:pPr>
      <w:r>
        <w:t xml:space="preserve">This hypothesis </w:t>
      </w:r>
      <w:proofErr w:type="gramStart"/>
      <w:r>
        <w:t>will be tested</w:t>
      </w:r>
      <w:proofErr w:type="gramEnd"/>
      <w:r>
        <w:t xml:space="preserve"> separately for each stimulus pair by measuring the Pearson correlation between search asymmetry and metacognitive asymmetry across participants. We will also measure the overall correlation between search and metacognitive asymmetries across </w:t>
      </w:r>
    </w:p>
    <w:p w14:paraId="0AB3E0F9" w14:textId="64CDEDAD" w:rsidR="009D1FB2" w:rsidRDefault="009D1FB2" w:rsidP="009D1FB2">
      <w:pPr>
        <w:pStyle w:val="Compact"/>
        <w:numPr>
          <w:ilvl w:val="0"/>
          <w:numId w:val="19"/>
        </w:numPr>
        <w:rPr>
          <w:ins w:id="53" w:author="Matan Mazor" w:date="2020-09-09T11:15:00Z"/>
        </w:rPr>
      </w:pPr>
      <w:ins w:id="54" w:author="Matan Mazor" w:date="2020-09-09T11:15:00Z">
        <w:r>
          <w:rPr>
            <w:b/>
          </w:rPr>
          <w:t>Hypothesis 4</w:t>
        </w:r>
        <w:r>
          <w:rPr>
            <w:b/>
          </w:rPr>
          <w:t xml:space="preserve"> (</w:t>
        </w:r>
      </w:ins>
      <w:ins w:id="55" w:author="Matan Mazor" w:date="2020-09-09T11:16:00Z">
        <w:r>
          <w:rPr>
            <w:b/>
          </w:rPr>
          <w:t>STIMULUS</w:t>
        </w:r>
      </w:ins>
      <w:ins w:id="56" w:author="Matan Mazor" w:date="2020-09-09T11:15:00Z">
        <w:r>
          <w:rPr>
            <w:b/>
          </w:rPr>
          <w:t>-</w:t>
        </w:r>
        <w:r>
          <w:rPr>
            <w:b/>
          </w:rPr>
          <w:t>CORRELATION)</w:t>
        </w:r>
        <w:r>
          <w:t xml:space="preserve">: Individual differences in the direction and magnitude of asymmetry positively </w:t>
        </w:r>
        <w:proofErr w:type="spellStart"/>
        <w:r>
          <w:t>covary</w:t>
        </w:r>
        <w:proofErr w:type="spellEnd"/>
        <w:r>
          <w:t xml:space="preserve"> </w:t>
        </w:r>
      </w:ins>
      <w:ins w:id="57" w:author="Matan Mazor" w:date="2020-09-09T11:16:00Z">
        <w:r>
          <w:t xml:space="preserve">across the six </w:t>
        </w:r>
      </w:ins>
      <w:ins w:id="58" w:author="Matan Mazor" w:date="2020-09-09T11:17:00Z">
        <w:r>
          <w:t>representation levels</w:t>
        </w:r>
      </w:ins>
      <w:ins w:id="59" w:author="Matan Mazor" w:date="2020-09-09T11:15:00Z">
        <w:r>
          <w:t>.</w:t>
        </w:r>
      </w:ins>
    </w:p>
    <w:p w14:paraId="77BD29F8" w14:textId="77777777" w:rsidR="009D1FB2" w:rsidRDefault="009D1FB2" w:rsidP="009D1FB2">
      <w:pPr>
        <w:pStyle w:val="Compact"/>
        <w:rPr>
          <w:ins w:id="60" w:author="Matan Mazor" w:date="2020-09-09T11:20:00Z"/>
        </w:rPr>
        <w:pPrChange w:id="61" w:author="Matan Mazor" w:date="2020-09-09T11:19:00Z">
          <w:pPr>
            <w:pStyle w:val="Compact"/>
            <w:numPr>
              <w:numId w:val="20"/>
            </w:numPr>
            <w:tabs>
              <w:tab w:val="num" w:pos="142"/>
            </w:tabs>
            <w:ind w:left="622" w:hanging="480"/>
          </w:pPr>
        </w:pPrChange>
      </w:pPr>
      <w:ins w:id="62" w:author="Matan Mazor" w:date="2020-09-09T11:15:00Z">
        <w:r>
          <w:t xml:space="preserve">This hypothesis </w:t>
        </w:r>
        <w:proofErr w:type="gramStart"/>
        <w:r>
          <w:t>wi</w:t>
        </w:r>
        <w:r>
          <w:t>ll be tested</w:t>
        </w:r>
        <w:proofErr w:type="gramEnd"/>
        <w:r>
          <w:t xml:space="preserve"> separately for </w:t>
        </w:r>
      </w:ins>
      <w:ins w:id="63" w:author="Matan Mazor" w:date="2020-09-09T11:17:00Z">
        <w:r>
          <w:t>search and for metacognitive asymmetries</w:t>
        </w:r>
      </w:ins>
      <w:ins w:id="64" w:author="Matan Mazor" w:date="2020-09-09T11:15:00Z">
        <w:r>
          <w:t xml:space="preserve">. </w:t>
        </w:r>
      </w:ins>
      <w:ins w:id="65" w:author="Matan Mazor" w:date="2020-09-09T11:17:00Z">
        <w:r>
          <w:t xml:space="preserve">In case of a positive result, a follow-up analysis of the covariance structure </w:t>
        </w:r>
        <w:proofErr w:type="gramStart"/>
        <w:r>
          <w:t>will be carried out</w:t>
        </w:r>
        <w:proofErr w:type="gramEnd"/>
        <w:r>
          <w:t xml:space="preserve"> to test for differences in the similarity of absence representations across </w:t>
        </w:r>
      </w:ins>
      <w:ins w:id="66" w:author="Matan Mazor" w:date="2020-09-09T11:18:00Z">
        <w:r>
          <w:t>the</w:t>
        </w:r>
      </w:ins>
      <w:ins w:id="67" w:author="Matan Mazor" w:date="2020-09-09T11:17:00Z">
        <w:r>
          <w:t xml:space="preserve"> </w:t>
        </w:r>
      </w:ins>
      <w:ins w:id="68" w:author="Matan Mazor" w:date="2020-09-09T11:18:00Z">
        <w:r>
          <w:t>six stimuli and three levels.</w:t>
        </w:r>
        <w:r w:rsidDel="00D32E63">
          <w:t xml:space="preserve"> </w:t>
        </w:r>
      </w:ins>
    </w:p>
    <w:p w14:paraId="5B2D87A7" w14:textId="3EA48EB1" w:rsidR="00753D6F" w:rsidDel="009D1FB2" w:rsidRDefault="00A55808" w:rsidP="009D1FB2">
      <w:pPr>
        <w:pStyle w:val="FirstParagraph"/>
        <w:numPr>
          <w:ilvl w:val="0"/>
          <w:numId w:val="19"/>
        </w:numPr>
        <w:rPr>
          <w:del w:id="69" w:author="Matan Mazor" w:date="2020-09-09T11:18:00Z"/>
        </w:rPr>
        <w:pPrChange w:id="70" w:author="Matan Mazor" w:date="2020-09-09T11:20:00Z">
          <w:pPr>
            <w:pStyle w:val="FirstParagraph"/>
          </w:pPr>
        </w:pPrChange>
      </w:pPr>
      <w:del w:id="71" w:author="Matan Mazor" w:date="2020-09-09T10:46:00Z">
        <w:r w:rsidDel="00D32E63">
          <w:lastRenderedPageBreak/>
          <w:delText>participants, pooled from all 6 experiments</w:delText>
        </w:r>
      </w:del>
      <w:del w:id="72" w:author="Matan Mazor" w:date="2020-09-09T11:18:00Z">
        <w:r w:rsidDel="009D1FB2">
          <w:delText>.</w:delText>
        </w:r>
      </w:del>
    </w:p>
    <w:p w14:paraId="7CBA0401" w14:textId="38BBF3AE" w:rsidR="00753D6F" w:rsidRDefault="00A55808" w:rsidP="009D1FB2">
      <w:pPr>
        <w:pStyle w:val="Compact"/>
        <w:numPr>
          <w:ilvl w:val="0"/>
          <w:numId w:val="19"/>
        </w:numPr>
        <w:pPrChange w:id="73" w:author="Matan Mazor" w:date="2020-09-09T11:20:00Z">
          <w:pPr>
            <w:pStyle w:val="Compact"/>
            <w:numPr>
              <w:numId w:val="20"/>
            </w:numPr>
            <w:tabs>
              <w:tab w:val="num" w:pos="142"/>
            </w:tabs>
            <w:ind w:left="622" w:hanging="480"/>
          </w:pPr>
        </w:pPrChange>
      </w:pPr>
      <w:r>
        <w:rPr>
          <w:b/>
        </w:rPr>
        <w:t xml:space="preserve">Hypothesis </w:t>
      </w:r>
      <w:del w:id="74" w:author="Matan Mazor" w:date="2020-09-09T11:19:00Z">
        <w:r w:rsidDel="009D1FB2">
          <w:rPr>
            <w:b/>
          </w:rPr>
          <w:delText xml:space="preserve">4 </w:delText>
        </w:r>
      </w:del>
      <w:ins w:id="75" w:author="Matan Mazor" w:date="2020-09-09T11:19:00Z">
        <w:r w:rsidR="009D1FB2">
          <w:rPr>
            <w:b/>
          </w:rPr>
          <w:t>5</w:t>
        </w:r>
        <w:r w:rsidR="009D1FB2">
          <w:rPr>
            <w:b/>
          </w:rPr>
          <w:t xml:space="preserve"> </w:t>
        </w:r>
      </w:ins>
      <w:r>
        <w:rPr>
          <w:b/>
        </w:rPr>
        <w:t>(SEARCH-CORRELATION)</w:t>
      </w:r>
      <w:r>
        <w:t xml:space="preserve">: Individual differences in the direction and magnitude of search asymmetry positively </w:t>
      </w:r>
      <w:proofErr w:type="spellStart"/>
      <w:r>
        <w:t>covary</w:t>
      </w:r>
      <w:proofErr w:type="spellEnd"/>
      <w:r>
        <w:t xml:space="preserve"> with individual differences in the additional time cost for reporting target absence in visual search.</w:t>
      </w:r>
    </w:p>
    <w:p w14:paraId="0738A19D" w14:textId="0586CF90" w:rsidR="00753D6F" w:rsidRDefault="00A55808" w:rsidP="00D32E63">
      <w:pPr>
        <w:pStyle w:val="FirstParagraph"/>
      </w:pPr>
      <w:r>
        <w:t xml:space="preserve">This hypothesis </w:t>
      </w:r>
      <w:proofErr w:type="gramStart"/>
      <w:r>
        <w:t>will be tested</w:t>
      </w:r>
      <w:proofErr w:type="gramEnd"/>
      <w:r>
        <w:t xml:space="preserve"> separately for each stimulus pair by measuring the Pearson correlation between search asymmetry and the time cost of reporting target absence, across participants. We will also measure the overall correlation between these two measures across </w:t>
      </w:r>
      <w:del w:id="76" w:author="Matan Mazor" w:date="2020-09-09T10:46:00Z">
        <w:r w:rsidDel="00D32E63">
          <w:delText>participants, pooled from all 6 experiments</w:delText>
        </w:r>
      </w:del>
      <w:proofErr w:type="gramStart"/>
      <w:ins w:id="77" w:author="Matan Mazor" w:date="2020-09-09T10:46:00Z">
        <w:r w:rsidR="00D32E63">
          <w:t>the</w:t>
        </w:r>
        <w:proofErr w:type="gramEnd"/>
        <w:r w:rsidR="00D32E63">
          <w:t xml:space="preserve"> six stimulus pairs</w:t>
        </w:r>
      </w:ins>
      <w:r>
        <w:t>.</w:t>
      </w:r>
    </w:p>
    <w:p w14:paraId="229CB245" w14:textId="53A2A871" w:rsidR="00753D6F" w:rsidRDefault="00A55808" w:rsidP="009D1FB2">
      <w:pPr>
        <w:pStyle w:val="BodyText"/>
      </w:pPr>
      <w:r>
        <w:t xml:space="preserve">For each stimulus pair, Hypothesis 2 (TASK-GENERALITY) will test the extent to which the asymmetry is unique to visual search, or otherwise generalizes to an independent measure of presence/absence asymmetry from metacognitive evaluations. Hypothesis 3 (TASK-CORRELATION) will build on and strengthen findings </w:t>
      </w:r>
      <w:proofErr w:type="spellStart"/>
      <w:r>
        <w:t>favouring</w:t>
      </w:r>
      <w:proofErr w:type="spellEnd"/>
      <w:r>
        <w:t xml:space="preserve"> a shared mechanism, by testing for shared variance between the two independent measures across participants. </w:t>
      </w:r>
      <w:ins w:id="78" w:author="Matan Mazor" w:date="2020-09-09T11:20:00Z">
        <w:r w:rsidR="009D1FB2">
          <w:t xml:space="preserve">Hypothesis 4 (STIMULUS-CORRELATION) will test the generality of </w:t>
        </w:r>
      </w:ins>
      <w:ins w:id="79" w:author="Matan Mazor" w:date="2020-09-09T11:21:00Z">
        <w:r w:rsidR="009D1FB2">
          <w:t xml:space="preserve">search and metacognitive asymmetries across representations at different levels of abstractness. </w:t>
        </w:r>
      </w:ins>
      <w:r>
        <w:t xml:space="preserve">Finally, Hypothesis </w:t>
      </w:r>
      <w:del w:id="80" w:author="Matan Mazor" w:date="2020-09-09T11:21:00Z">
        <w:r w:rsidDel="009D1FB2">
          <w:delText xml:space="preserve">4 </w:delText>
        </w:r>
      </w:del>
      <w:ins w:id="81" w:author="Matan Mazor" w:date="2020-09-09T11:21:00Z">
        <w:r w:rsidR="009D1FB2">
          <w:t>5</w:t>
        </w:r>
        <w:bookmarkStart w:id="82" w:name="_GoBack"/>
        <w:bookmarkEnd w:id="82"/>
        <w:r w:rsidR="009D1FB2">
          <w:t xml:space="preserve"> </w:t>
        </w:r>
      </w:ins>
      <w:r>
        <w:t xml:space="preserve">(SEARCH-CORRELATION) will test whether, for each of our stimulus pairs, feature-level asymmetries </w:t>
      </w:r>
      <w:proofErr w:type="gramStart"/>
      <w:r>
        <w:t>are correlated</w:t>
      </w:r>
      <w:proofErr w:type="gramEnd"/>
      <w:r>
        <w:t xml:space="preserve"> with object-level asymmetries between ‘present’ and ‘absent’ responses. This will serve to test the more general idea that feature-level asymmetries </w:t>
      </w:r>
      <w:proofErr w:type="gramStart"/>
      <w:r>
        <w:t>are related</w:t>
      </w:r>
      <w:proofErr w:type="gramEnd"/>
      <w:r>
        <w:t xml:space="preserve"> to explicit decisions about the presence or absence of objects.</w:t>
      </w:r>
    </w:p>
    <w:p w14:paraId="706FB750" w14:textId="77777777" w:rsidR="00753D6F" w:rsidRDefault="00A55808">
      <w:pPr>
        <w:pStyle w:val="Heading3"/>
        <w:framePr w:wrap="around"/>
      </w:pPr>
      <w:bookmarkStart w:id="83" w:name="rejection-criteria"/>
      <w:r>
        <w:t>Rejection criteria.</w:t>
      </w:r>
      <w:bookmarkEnd w:id="83"/>
    </w:p>
    <w:p w14:paraId="08D86563" w14:textId="77777777" w:rsidR="00753D6F" w:rsidRDefault="00A55808">
      <w:pPr>
        <w:pStyle w:val="FirstParagraph"/>
      </w:pPr>
      <w:proofErr w:type="gramStart"/>
      <w:r>
        <w:t>Participants will be excluded for performing below 70% accuracy in one or two of the search tasks, for performing below 60% accuracy in the discrimination task, for having extremely fast or slow reaction times in one or more of the tasks (below 250 milliseconds or above 5 seconds in more than 25% of the trials), and for failing the comprehension check.</w:t>
      </w:r>
      <w:proofErr w:type="gramEnd"/>
      <w:r>
        <w:t xml:space="preserve"> For the response-conditional ROC analysis, only participants that </w:t>
      </w:r>
      <w:r>
        <w:lastRenderedPageBreak/>
        <w:t xml:space="preserve">committed at least one error of each error type (for example, mistaking a </w:t>
      </w:r>
      <w:r>
        <w:rPr>
          <w:i/>
        </w:rPr>
        <w:t>Q</w:t>
      </w:r>
      <w:r>
        <w:t xml:space="preserve"> of </w:t>
      </w:r>
      <w:r>
        <w:rPr>
          <w:i/>
        </w:rPr>
        <w:t>O</w:t>
      </w:r>
      <w:r>
        <w:t xml:space="preserve"> and mistaking an </w:t>
      </w:r>
      <w:r>
        <w:rPr>
          <w:i/>
        </w:rPr>
        <w:t>O</w:t>
      </w:r>
      <w:r>
        <w:t xml:space="preserve"> for </w:t>
      </w:r>
      <w:r>
        <w:rPr>
          <w:i/>
        </w:rPr>
        <w:t>Q</w:t>
      </w:r>
      <w:r>
        <w:t>), will be included.</w:t>
      </w:r>
    </w:p>
    <w:p w14:paraId="70B63B0A" w14:textId="77777777" w:rsidR="00753D6F" w:rsidRDefault="00A55808">
      <w:pPr>
        <w:pStyle w:val="BodyText"/>
      </w:pPr>
      <w:r>
        <w:t xml:space="preserve">Trials with response time below 250 milliseconds or above 5 seconds </w:t>
      </w:r>
      <w:proofErr w:type="gramStart"/>
      <w:r>
        <w:t>will be excluded</w:t>
      </w:r>
      <w:proofErr w:type="gramEnd"/>
      <w:r>
        <w:t>.</w:t>
      </w:r>
    </w:p>
    <w:p w14:paraId="1A03D1B1" w14:textId="77777777" w:rsidR="00753D6F" w:rsidRDefault="00A55808">
      <w:pPr>
        <w:pStyle w:val="BodyText"/>
      </w:pPr>
      <w:r>
        <w:t xml:space="preserve">Only correct visual search trials </w:t>
      </w:r>
      <w:proofErr w:type="gramStart"/>
      <w:r>
        <w:t>will be analyzed</w:t>
      </w:r>
      <w:proofErr w:type="gramEnd"/>
      <w:r>
        <w:t>.</w:t>
      </w:r>
    </w:p>
    <w:p w14:paraId="1F902BE0" w14:textId="77777777" w:rsidR="00753D6F" w:rsidRDefault="00A55808">
      <w:pPr>
        <w:pStyle w:val="Heading3"/>
        <w:framePr w:wrap="around"/>
      </w:pPr>
      <w:bookmarkStart w:id="84" w:name="dependent-variables-and-analysis-plan"/>
      <w:r>
        <w:t>Dependent variables and analysis plan.</w:t>
      </w:r>
      <w:bookmarkEnd w:id="84"/>
    </w:p>
    <w:p w14:paraId="78EFE92B" w14:textId="77777777" w:rsidR="00753D6F" w:rsidRDefault="00A55808">
      <w:pPr>
        <w:pStyle w:val="FirstParagraph"/>
      </w:pPr>
      <w:r>
        <w:t xml:space="preserve">The following measures </w:t>
      </w:r>
      <w:proofErr w:type="gramStart"/>
      <w:r>
        <w:t>will be extracted</w:t>
      </w:r>
      <w:proofErr w:type="gramEnd"/>
      <w:r>
        <w:t xml:space="preserve"> for each participant:</w:t>
      </w:r>
    </w:p>
    <w:p w14:paraId="26D10AB0" w14:textId="77777777" w:rsidR="00753D6F" w:rsidRDefault="00A55808">
      <w:pPr>
        <w:pStyle w:val="Compact"/>
        <w:numPr>
          <w:ilvl w:val="0"/>
          <w:numId w:val="21"/>
        </w:numPr>
      </w:pPr>
      <w:r>
        <w:t>The difference between the area under the response-conditional type-2 ROC curves for the two responses [e.g., ‘</w:t>
      </w:r>
      <w:r>
        <w:rPr>
          <w:i/>
        </w:rPr>
        <w:t>Q</w:t>
      </w:r>
      <w:r>
        <w:t>’ and ‘</w:t>
      </w:r>
      <w:r>
        <w:rPr>
          <w:i/>
        </w:rPr>
        <w:t>O</w:t>
      </w:r>
      <w:r>
        <w:t>’]</w:t>
      </w:r>
      <w:proofErr w:type="gramStart"/>
      <w:r>
        <w:t xml:space="preserve">: </w:t>
      </w:r>
      <w:proofErr w:type="gramEnd"/>
      <m:oMath>
        <m:sSub>
          <m:sSubPr>
            <m:ctrlPr>
              <w:rPr>
                <w:rFonts w:ascii="Cambria Math" w:hAnsi="Cambria Math"/>
              </w:rPr>
            </m:ctrlPr>
          </m:sSubPr>
          <m:e>
            <m:r>
              <w:rPr>
                <w:rFonts w:ascii="Cambria Math" w:hAnsi="Cambria Math"/>
              </w:rPr>
              <m:t>Δ</m:t>
            </m:r>
          </m:e>
          <m:sub>
            <m:r>
              <w:rPr>
                <w:rFonts w:ascii="Cambria Math" w:hAnsi="Cambria Math"/>
              </w:rPr>
              <m:t>m</m:t>
            </m:r>
          </m:sub>
        </m:sSub>
      </m:oMath>
      <w:r>
        <w:t>.</w:t>
      </w:r>
    </w:p>
    <w:p w14:paraId="3C93C35A" w14:textId="77777777" w:rsidR="00753D6F" w:rsidRDefault="00A55808">
      <w:pPr>
        <w:pStyle w:val="FirstParagraph"/>
      </w:pPr>
      <w:r>
        <w:t xml:space="preserve">Response conditional ROC curves </w:t>
      </w:r>
      <w:proofErr w:type="gramStart"/>
      <w:r>
        <w:t>will be extracted</w:t>
      </w:r>
      <w:proofErr w:type="gramEnd"/>
      <w:r>
        <w:t xml:space="preserve">, by plotting the empirical cumulative distribution of confidence ratings for correct responses against the same cumulative distribution for incorrect responses. This </w:t>
      </w:r>
      <w:proofErr w:type="gramStart"/>
      <w:r>
        <w:t>will be done</w:t>
      </w:r>
      <w:proofErr w:type="gramEnd"/>
      <w:r>
        <w:t xml:space="preserve"> separately for the two responses, resulting in two curves. The area under the response-conditional ROC curve is a measure of metacognitive sensitivity. The area between the two curves is a measure of metacognitive asymmetry (</w:t>
      </w:r>
      <w:proofErr w:type="spellStart"/>
      <w:r>
        <w:t>Meuwese</w:t>
      </w:r>
      <w:proofErr w:type="spellEnd"/>
      <w:r>
        <w:t xml:space="preserve"> et al., 2014). This difference </w:t>
      </w:r>
      <w:proofErr w:type="gramStart"/>
      <w:r>
        <w:t>will be used</w:t>
      </w:r>
      <w:proofErr w:type="gramEnd"/>
      <w:r>
        <w:t xml:space="preserve"> to test Hypothesis 2 (TASK-GENERALITY).</w:t>
      </w:r>
    </w:p>
    <w:p w14:paraId="0BBA1D21" w14:textId="77777777" w:rsidR="00753D6F" w:rsidRDefault="00A55808">
      <w:pPr>
        <w:pStyle w:val="Compact"/>
        <w:numPr>
          <w:ilvl w:val="0"/>
          <w:numId w:val="22"/>
        </w:numPr>
      </w:pPr>
      <w:r>
        <w:t>The difference between search slopes for the two visual search tasks</w:t>
      </w:r>
      <w:proofErr w:type="gramStart"/>
      <w:r>
        <w:t xml:space="preserve">: </w:t>
      </w:r>
      <w:proofErr w:type="gramEnd"/>
      <m:oMath>
        <m:sSub>
          <m:sSubPr>
            <m:ctrlPr>
              <w:rPr>
                <w:rFonts w:ascii="Cambria Math" w:hAnsi="Cambria Math"/>
              </w:rPr>
            </m:ctrlPr>
          </m:sSubPr>
          <m:e>
            <m:r>
              <w:rPr>
                <w:rFonts w:ascii="Cambria Math" w:hAnsi="Cambria Math"/>
              </w:rPr>
              <m:t>Δ</m:t>
            </m:r>
          </m:e>
          <m:sub>
            <m:r>
              <w:rPr>
                <w:rFonts w:ascii="Cambria Math" w:hAnsi="Cambria Math"/>
              </w:rPr>
              <m:t>s</m:t>
            </m:r>
          </m:sub>
        </m:sSub>
      </m:oMath>
      <w:r>
        <w:t>.</w:t>
      </w:r>
    </w:p>
    <w:p w14:paraId="7DFC2EC3" w14:textId="77777777" w:rsidR="00753D6F" w:rsidRDefault="00A55808">
      <w:pPr>
        <w:pStyle w:val="FirstParagraph"/>
      </w:pPr>
      <w:r>
        <w:t xml:space="preserve">For each visual search task, the slope will be extracted for target present and target absent trials separately (correct trials only), and the average value will be taken. The difference between these average slopes is a measure of search asymmetry. This difference will be used to test Hypotheses 1 (REPLICATION) and </w:t>
      </w:r>
      <w:proofErr w:type="gramStart"/>
      <w:r>
        <w:t>2</w:t>
      </w:r>
      <w:proofErr w:type="gramEnd"/>
      <w:r>
        <w:t xml:space="preserve"> (TASK-GENERALITY).</w:t>
      </w:r>
    </w:p>
    <w:p w14:paraId="4E9ADC62" w14:textId="77777777" w:rsidR="00753D6F" w:rsidRDefault="00A55808">
      <w:pPr>
        <w:pStyle w:val="Compact"/>
        <w:numPr>
          <w:ilvl w:val="0"/>
          <w:numId w:val="23"/>
        </w:numPr>
      </w:pPr>
      <w:r>
        <w:t>The relative difference between the area under the response-conditional type-2 ROC curves for the two responses (</w:t>
      </w:r>
      <m:oMath>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rel</m:t>
            </m:r>
          </m:sup>
        </m:sSubSup>
      </m:oMath>
      <w:r>
        <w:t>) will be defined as the area between the two curves, divided by the sum of the areas under the two curves.</w:t>
      </w:r>
    </w:p>
    <w:p w14:paraId="26058B06" w14:textId="77777777" w:rsidR="00753D6F" w:rsidRDefault="00A55808">
      <w:pPr>
        <w:pStyle w:val="FirstParagraph"/>
      </w:pPr>
      <w:r>
        <w:t xml:space="preserve">This relative difference </w:t>
      </w:r>
      <w:proofErr w:type="gramStart"/>
      <w:r>
        <w:t>will be used</w:t>
      </w:r>
      <w:proofErr w:type="gramEnd"/>
      <w:r>
        <w:t xml:space="preserve"> to test Hypothesis 3 (TASK-CORRELATION).</w:t>
      </w:r>
    </w:p>
    <w:p w14:paraId="3DB31C7A" w14:textId="77777777" w:rsidR="00753D6F" w:rsidRDefault="00A55808">
      <w:pPr>
        <w:pStyle w:val="Compact"/>
        <w:numPr>
          <w:ilvl w:val="0"/>
          <w:numId w:val="24"/>
        </w:numPr>
      </w:pPr>
      <w:r>
        <w:lastRenderedPageBreak/>
        <w:t>The relative difference between search slopes for the two visual search tasks (</w:t>
      </w:r>
      <m:oMath>
        <m:sSubSup>
          <m:sSubSupPr>
            <m:ctrlPr>
              <w:rPr>
                <w:rFonts w:ascii="Cambria Math" w:hAnsi="Cambria Math"/>
              </w:rPr>
            </m:ctrlPr>
          </m:sSubSupPr>
          <m:e>
            <m:r>
              <w:rPr>
                <w:rFonts w:ascii="Cambria Math" w:hAnsi="Cambria Math"/>
              </w:rPr>
              <m:t>Δ</m:t>
            </m:r>
          </m:e>
          <m:sub>
            <m:r>
              <w:rPr>
                <w:rFonts w:ascii="Cambria Math" w:hAnsi="Cambria Math"/>
              </w:rPr>
              <m:t>s</m:t>
            </m:r>
          </m:sub>
          <m:sup>
            <m:r>
              <w:rPr>
                <w:rFonts w:ascii="Cambria Math" w:hAnsi="Cambria Math"/>
              </w:rPr>
              <m:t>rel</m:t>
            </m:r>
          </m:sup>
        </m:sSubSup>
      </m:oMath>
      <w:r>
        <w:t>) will be defi</w:t>
      </w:r>
      <w:proofErr w:type="spellStart"/>
      <w:r>
        <w:t>ned</w:t>
      </w:r>
      <w:proofErr w:type="spellEnd"/>
      <w:r>
        <w:t xml:space="preserve"> as the difference between the two search slopes, divided by the sum of their absolute values.</w:t>
      </w:r>
    </w:p>
    <w:p w14:paraId="1B58501C" w14:textId="77777777" w:rsidR="00753D6F" w:rsidRDefault="00A55808">
      <w:pPr>
        <w:pStyle w:val="FirstParagraph"/>
      </w:pPr>
      <w:r>
        <w:t xml:space="preserve">This relative difference will be used to test Hypotheses 3 (TASK-CORRELATION) and </w:t>
      </w:r>
      <w:proofErr w:type="gramStart"/>
      <w:r>
        <w:t>4</w:t>
      </w:r>
      <w:proofErr w:type="gramEnd"/>
      <w:r>
        <w:t xml:space="preserve"> (SEARCH-CORRELATION).</w:t>
      </w:r>
    </w:p>
    <w:p w14:paraId="26060935" w14:textId="77777777" w:rsidR="00753D6F" w:rsidRDefault="00A55808">
      <w:pPr>
        <w:pStyle w:val="Compact"/>
        <w:numPr>
          <w:ilvl w:val="0"/>
          <w:numId w:val="25"/>
        </w:numPr>
      </w:pPr>
      <w:r>
        <w:t>The relative difference between search slopes for the two visual search responses</w:t>
      </w:r>
      <w:proofErr w:type="gramStart"/>
      <w:r>
        <w:t xml:space="preserve">: </w:t>
      </w:r>
      <w:proofErr w:type="gramEnd"/>
      <m:oMath>
        <m:sSubSup>
          <m:sSubSupPr>
            <m:ctrlPr>
              <w:rPr>
                <w:rFonts w:ascii="Cambria Math" w:hAnsi="Cambria Math"/>
              </w:rPr>
            </m:ctrlPr>
          </m:sSubSupPr>
          <m:e>
            <m:r>
              <w:rPr>
                <w:rFonts w:ascii="Cambria Math" w:hAnsi="Cambria Math"/>
              </w:rPr>
              <m:t>Δ</m:t>
            </m:r>
          </m:e>
          <m:sub>
            <m:r>
              <w:rPr>
                <w:rFonts w:ascii="Cambria Math" w:hAnsi="Cambria Math"/>
              </w:rPr>
              <m:t>r</m:t>
            </m:r>
          </m:sub>
          <m:sup>
            <m:r>
              <w:rPr>
                <w:rFonts w:ascii="Cambria Math" w:hAnsi="Cambria Math"/>
              </w:rPr>
              <m:t>rel</m:t>
            </m:r>
          </m:sup>
        </m:sSubSup>
      </m:oMath>
      <w:r>
        <w:t>.</w:t>
      </w:r>
    </w:p>
    <w:p w14:paraId="509BF139" w14:textId="77777777" w:rsidR="00753D6F" w:rsidRDefault="00A55808">
      <w:pPr>
        <w:pStyle w:val="FirstParagraph"/>
      </w:pPr>
      <w:r>
        <w:t>For each visual search response (‘present’ and ‘absent’; correct trials only), the slope will be extracted for the two stimulus assignments separately, and the average value will be taken. The relative difference between search slopes for the two visual search responses (</w:t>
      </w:r>
      <m:oMath>
        <m:sSubSup>
          <m:sSubSupPr>
            <m:ctrlPr>
              <w:rPr>
                <w:rFonts w:ascii="Cambria Math" w:hAnsi="Cambria Math"/>
              </w:rPr>
            </m:ctrlPr>
          </m:sSubSupPr>
          <m:e>
            <m:r>
              <w:rPr>
                <w:rFonts w:ascii="Cambria Math" w:hAnsi="Cambria Math"/>
              </w:rPr>
              <m:t>Δ</m:t>
            </m:r>
          </m:e>
          <m:sub>
            <m:r>
              <w:rPr>
                <w:rFonts w:ascii="Cambria Math" w:hAnsi="Cambria Math"/>
              </w:rPr>
              <m:t>r</m:t>
            </m:r>
          </m:sub>
          <m:sup>
            <m:r>
              <w:rPr>
                <w:rFonts w:ascii="Cambria Math" w:hAnsi="Cambria Math"/>
              </w:rPr>
              <m:t>rel</m:t>
            </m:r>
          </m:sup>
        </m:sSubSup>
      </m:oMath>
      <w:r>
        <w:t>) will be defined as the difference between the two search slopes, divided by the sum of their absolute values.</w:t>
      </w:r>
    </w:p>
    <w:p w14:paraId="0981EFAD" w14:textId="77777777" w:rsidR="00753D6F" w:rsidRDefault="00A55808">
      <w:pPr>
        <w:pStyle w:val="BodyText"/>
      </w:pPr>
      <w:r>
        <w:t xml:space="preserve">This relative difference </w:t>
      </w:r>
      <w:proofErr w:type="gramStart"/>
      <w:r>
        <w:t>will be used</w:t>
      </w:r>
      <w:proofErr w:type="gramEnd"/>
      <w:r>
        <w:t xml:space="preserve"> to test Hypothesis 4 (SEARCH-CORREALTION).</w:t>
      </w:r>
    </w:p>
    <w:p w14:paraId="58D47CC3" w14:textId="77777777" w:rsidR="00753D6F" w:rsidRDefault="00A55808">
      <w:pPr>
        <w:pStyle w:val="BodyText"/>
      </w:pPr>
      <w:r>
        <w:t xml:space="preserve">For each of the six experiments, Hypothesis 1 (REPLICATION) will be tested using a two tailed t-test at the group level </w:t>
      </w:r>
      <w:proofErr w:type="gramStart"/>
      <w:r>
        <w:t xml:space="preserve">with </w:t>
      </w:r>
      <w:proofErr w:type="gramEnd"/>
      <m:oMath>
        <m:r>
          <w:rPr>
            <w:rFonts w:ascii="Cambria Math" w:hAnsi="Cambria Math"/>
          </w:rPr>
          <m:t>α=0.05</m:t>
        </m:r>
      </m:oMath>
      <w:r>
        <w:t>.</w:t>
      </w:r>
    </w:p>
    <w:p w14:paraId="6AC33887" w14:textId="77777777" w:rsidR="00753D6F" w:rsidRDefault="00A55808">
      <w:pPr>
        <w:pStyle w:val="BodyText"/>
      </w:pPr>
      <w:r>
        <w:t xml:space="preserve">Conditioned on that search asymmetry will be replicated, for each of the six experiments, Hypothesis 2 (TASK-GENERALITY) will be tested using a one tailed t-test at the group level </w:t>
      </w:r>
      <w:proofErr w:type="gramStart"/>
      <w:r>
        <w:t xml:space="preserve">with </w:t>
      </w:r>
      <w:proofErr w:type="gramEnd"/>
      <m:oMath>
        <m:r>
          <w:rPr>
            <w:rFonts w:ascii="Cambria Math" w:hAnsi="Cambria Math"/>
          </w:rPr>
          <m:t>α=0.05</m:t>
        </m:r>
      </m:oMath>
      <w:r>
        <w:t xml:space="preserve">. </w:t>
      </w:r>
    </w:p>
    <w:p w14:paraId="5E5C7E44" w14:textId="77777777" w:rsidR="00753D6F" w:rsidRDefault="00A55808">
      <w:pPr>
        <w:pStyle w:val="BodyText"/>
      </w:pPr>
      <w:r>
        <w:t xml:space="preserve">Hypothesis 3 (TASK-CORRELATION) will be tested for each experiment by testing the Pearson correlation between </w:t>
      </w:r>
      <m:oMath>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rel</m:t>
            </m:r>
          </m:sup>
        </m:sSubSup>
      </m:oMath>
      <w:r>
        <w:t xml:space="preserve"> </w:t>
      </w:r>
      <w:proofErr w:type="gramStart"/>
      <w:r>
        <w:t xml:space="preserve">and </w:t>
      </w:r>
      <w:proofErr w:type="gramEnd"/>
      <m:oMath>
        <m:sSubSup>
          <m:sSubSupPr>
            <m:ctrlPr>
              <w:rPr>
                <w:rFonts w:ascii="Cambria Math" w:hAnsi="Cambria Math"/>
              </w:rPr>
            </m:ctrlPr>
          </m:sSubSupPr>
          <m:e>
            <m:r>
              <w:rPr>
                <w:rFonts w:ascii="Cambria Math" w:hAnsi="Cambria Math"/>
              </w:rPr>
              <m:t>Δ</m:t>
            </m:r>
          </m:e>
          <m:sub>
            <m:r>
              <w:rPr>
                <w:rFonts w:ascii="Cambria Math" w:hAnsi="Cambria Math"/>
              </w:rPr>
              <m:t>s</m:t>
            </m:r>
          </m:sub>
          <m:sup>
            <m:r>
              <w:rPr>
                <w:rFonts w:ascii="Cambria Math" w:hAnsi="Cambria Math"/>
              </w:rPr>
              <m:t>rel</m:t>
            </m:r>
          </m:sup>
        </m:sSubSup>
      </m:oMath>
      <w:r>
        <w:t xml:space="preserve">, across participants. We will also test the Pearson correlation between </w:t>
      </w:r>
      <m:oMath>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rel</m:t>
            </m:r>
          </m:sup>
        </m:sSubSup>
      </m:oMath>
      <w:r>
        <w:t xml:space="preserve"> and </w:t>
      </w:r>
      <m:oMath>
        <m:sSubSup>
          <m:sSubSupPr>
            <m:ctrlPr>
              <w:rPr>
                <w:rFonts w:ascii="Cambria Math" w:hAnsi="Cambria Math"/>
              </w:rPr>
            </m:ctrlPr>
          </m:sSubSupPr>
          <m:e>
            <m:r>
              <w:rPr>
                <w:rFonts w:ascii="Cambria Math" w:hAnsi="Cambria Math"/>
              </w:rPr>
              <m:t>Δ</m:t>
            </m:r>
          </m:e>
          <m:sub>
            <m:r>
              <w:rPr>
                <w:rFonts w:ascii="Cambria Math" w:hAnsi="Cambria Math"/>
              </w:rPr>
              <m:t>s</m:t>
            </m:r>
          </m:sub>
          <m:sup>
            <m:r>
              <w:rPr>
                <w:rFonts w:ascii="Cambria Math" w:hAnsi="Cambria Math"/>
              </w:rPr>
              <m:t>rel</m:t>
            </m:r>
          </m:sup>
        </m:sSubSup>
      </m:oMath>
      <w:r>
        <w:t xml:space="preserve"> pooled across participants from all </w:t>
      </w:r>
      <w:proofErr w:type="gramStart"/>
      <w:r>
        <w:t>6</w:t>
      </w:r>
      <w:proofErr w:type="gramEnd"/>
      <w:r>
        <w:t xml:space="preserve"> experiments, and controlling for experiment-specific intercept effects (by mean-centering both variables at the experiment level prior to computing a correlation).</w:t>
      </w:r>
    </w:p>
    <w:p w14:paraId="1D64CDC6" w14:textId="77777777" w:rsidR="00753D6F" w:rsidRDefault="00A55808">
      <w:pPr>
        <w:pStyle w:val="BodyText"/>
      </w:pPr>
      <w:r>
        <w:lastRenderedPageBreak/>
        <w:t xml:space="preserve">Hypothesis 4 (RESPONSE-GENERAL) will be tested for each experiment by testing the Pearson correlation between </w:t>
      </w:r>
      <m:oMath>
        <m:sSubSup>
          <m:sSubSupPr>
            <m:ctrlPr>
              <w:rPr>
                <w:rFonts w:ascii="Cambria Math" w:hAnsi="Cambria Math"/>
              </w:rPr>
            </m:ctrlPr>
          </m:sSubSupPr>
          <m:e>
            <m:r>
              <w:rPr>
                <w:rFonts w:ascii="Cambria Math" w:hAnsi="Cambria Math"/>
              </w:rPr>
              <m:t>Δ</m:t>
            </m:r>
          </m:e>
          <m:sub>
            <m:r>
              <w:rPr>
                <w:rFonts w:ascii="Cambria Math" w:hAnsi="Cambria Math"/>
              </w:rPr>
              <m:t>s</m:t>
            </m:r>
          </m:sub>
          <m:sup>
            <m:r>
              <w:rPr>
                <w:rFonts w:ascii="Cambria Math" w:hAnsi="Cambria Math"/>
              </w:rPr>
              <m:t>rel</m:t>
            </m:r>
          </m:sup>
        </m:sSubSup>
      </m:oMath>
      <w:r>
        <w:t xml:space="preserve"> </w:t>
      </w:r>
      <w:proofErr w:type="gramStart"/>
      <w:r>
        <w:t xml:space="preserve">and </w:t>
      </w:r>
      <w:proofErr w:type="gramEnd"/>
      <m:oMath>
        <m:sSubSup>
          <m:sSubSupPr>
            <m:ctrlPr>
              <w:rPr>
                <w:rFonts w:ascii="Cambria Math" w:hAnsi="Cambria Math"/>
              </w:rPr>
            </m:ctrlPr>
          </m:sSubSupPr>
          <m:e>
            <m:r>
              <w:rPr>
                <w:rFonts w:ascii="Cambria Math" w:hAnsi="Cambria Math"/>
              </w:rPr>
              <m:t>Δ</m:t>
            </m:r>
          </m:e>
          <m:sub>
            <m:r>
              <w:rPr>
                <w:rFonts w:ascii="Cambria Math" w:hAnsi="Cambria Math"/>
              </w:rPr>
              <m:t>r</m:t>
            </m:r>
          </m:sub>
          <m:sup>
            <m:r>
              <w:rPr>
                <w:rFonts w:ascii="Cambria Math" w:hAnsi="Cambria Math"/>
              </w:rPr>
              <m:t>rel</m:t>
            </m:r>
          </m:sup>
        </m:sSubSup>
      </m:oMath>
      <w:r>
        <w:t xml:space="preserve">, across participants. We will also test the Pearson correlation between </w:t>
      </w:r>
      <m:oMath>
        <m:sSubSup>
          <m:sSubSupPr>
            <m:ctrlPr>
              <w:rPr>
                <w:rFonts w:ascii="Cambria Math" w:hAnsi="Cambria Math"/>
              </w:rPr>
            </m:ctrlPr>
          </m:sSubSupPr>
          <m:e>
            <m:r>
              <w:rPr>
                <w:rFonts w:ascii="Cambria Math" w:hAnsi="Cambria Math"/>
              </w:rPr>
              <m:t>Δ</m:t>
            </m:r>
          </m:e>
          <m:sub>
            <m:r>
              <w:rPr>
                <w:rFonts w:ascii="Cambria Math" w:hAnsi="Cambria Math"/>
              </w:rPr>
              <m:t>s</m:t>
            </m:r>
          </m:sub>
          <m:sup>
            <m:r>
              <w:rPr>
                <w:rFonts w:ascii="Cambria Math" w:hAnsi="Cambria Math"/>
              </w:rPr>
              <m:t>rel</m:t>
            </m:r>
          </m:sup>
        </m:sSubSup>
      </m:oMath>
      <w:r>
        <w:t xml:space="preserve"> and </w:t>
      </w:r>
      <m:oMath>
        <m:sSubSup>
          <m:sSubSupPr>
            <m:ctrlPr>
              <w:rPr>
                <w:rFonts w:ascii="Cambria Math" w:hAnsi="Cambria Math"/>
              </w:rPr>
            </m:ctrlPr>
          </m:sSubSupPr>
          <m:e>
            <m:r>
              <w:rPr>
                <w:rFonts w:ascii="Cambria Math" w:hAnsi="Cambria Math"/>
              </w:rPr>
              <m:t>Δ</m:t>
            </m:r>
          </m:e>
          <m:sub>
            <m:r>
              <w:rPr>
                <w:rFonts w:ascii="Cambria Math" w:hAnsi="Cambria Math"/>
              </w:rPr>
              <m:t>r</m:t>
            </m:r>
          </m:sub>
          <m:sup>
            <m:r>
              <w:rPr>
                <w:rFonts w:ascii="Cambria Math" w:hAnsi="Cambria Math"/>
              </w:rPr>
              <m:t>rel</m:t>
            </m:r>
          </m:sup>
        </m:sSubSup>
      </m:oMath>
      <w:r>
        <w:t xml:space="preserve"> pooled acr</w:t>
      </w:r>
      <w:proofErr w:type="spellStart"/>
      <w:r>
        <w:t>oss</w:t>
      </w:r>
      <w:proofErr w:type="spellEnd"/>
      <w:r>
        <w:t xml:space="preserve"> participants from all </w:t>
      </w:r>
      <w:proofErr w:type="gramStart"/>
      <w:r>
        <w:t>6</w:t>
      </w:r>
      <w:proofErr w:type="gramEnd"/>
      <w:r>
        <w:t xml:space="preserve"> experiments, and controlling for experiment-specific intercept effects.</w:t>
      </w:r>
    </w:p>
    <w:p w14:paraId="3F36DAF4" w14:textId="77777777" w:rsidR="00753D6F" w:rsidRDefault="00A55808">
      <w:pPr>
        <w:pStyle w:val="BodyText"/>
      </w:pPr>
      <w:r>
        <w:t xml:space="preserve">For hypotheses 1 (REPLICATION) and 2 (TASK-GENREAL), in case of a null result, a Bayes factor will be computed using the </w:t>
      </w:r>
      <w:proofErr w:type="spellStart"/>
      <w:r>
        <w:t>BayesFactor</w:t>
      </w:r>
      <w:proofErr w:type="spellEnd"/>
      <w:r>
        <w:t xml:space="preserve"> R package (Morey, </w:t>
      </w:r>
      <w:proofErr w:type="spellStart"/>
      <w:r>
        <w:t>Rouder</w:t>
      </w:r>
      <w:proofErr w:type="spellEnd"/>
      <w:r>
        <w:t>, Jamil, &amp; Morey, 2015) and using a Jeffrey-</w:t>
      </w:r>
      <w:proofErr w:type="spellStart"/>
      <w:r>
        <w:t>Zellner</w:t>
      </w:r>
      <w:proofErr w:type="spellEnd"/>
      <w:r>
        <w:t>-</w:t>
      </w:r>
      <w:proofErr w:type="spellStart"/>
      <w:r>
        <w:t>Siow</w:t>
      </w:r>
      <w:proofErr w:type="spellEnd"/>
      <w:r>
        <w:t xml:space="preserve"> Prior with a medium </w:t>
      </w:r>
      <w:proofErr w:type="spellStart"/>
      <w:r>
        <w:t>rscale</w:t>
      </w:r>
      <w:proofErr w:type="spellEnd"/>
      <w:r>
        <w:t xml:space="preserve"> parameter of </w:t>
      </w:r>
      <m:oMath>
        <m:rad>
          <m:radPr>
            <m:degHide m:val="1"/>
            <m:ctrlPr>
              <w:rPr>
                <w:rFonts w:ascii="Cambria Math" w:hAnsi="Cambria Math"/>
              </w:rPr>
            </m:ctrlPr>
          </m:radPr>
          <m:deg/>
          <m:e>
            <m:r>
              <w:rPr>
                <w:rFonts w:ascii="Cambria Math" w:hAnsi="Cambria Math"/>
              </w:rPr>
              <m:t>2</m:t>
            </m:r>
          </m:e>
        </m:rad>
        <m:r>
          <w:rPr>
            <w:rFonts w:ascii="Cambria Math" w:hAnsi="Cambria Math"/>
          </w:rPr>
          <m:t>/2</m:t>
        </m:r>
      </m:oMath>
      <w:r>
        <w:t>. For hypotheses 3 (TASK-CORREALTION) and 4 (SEARCH-CORRELATION), in case of a null result, the BayesFactor package will be used to compute a Bayes factor using a shifted, scaled beta(3,3) prior distribution for the correlation.</w:t>
      </w:r>
    </w:p>
    <w:p w14:paraId="367A9B0F" w14:textId="77777777" w:rsidR="00753D6F" w:rsidRDefault="00A55808">
      <w:pPr>
        <w:pStyle w:val="Heading3"/>
        <w:framePr w:wrap="around"/>
      </w:pPr>
      <w:bookmarkStart w:id="85" w:name="statistical-power"/>
      <w:r>
        <w:t>Statistical power.</w:t>
      </w:r>
      <w:bookmarkEnd w:id="85"/>
    </w:p>
    <w:p w14:paraId="189B4ED1" w14:textId="77777777" w:rsidR="00753D6F" w:rsidRDefault="00A55808">
      <w:pPr>
        <w:pStyle w:val="FirstParagraph"/>
      </w:pPr>
      <w:r>
        <w:t xml:space="preserve">Statistical power calculations </w:t>
      </w:r>
      <w:proofErr w:type="gramStart"/>
      <w:r>
        <w:t>were performed</w:t>
      </w:r>
      <w:proofErr w:type="gramEnd"/>
      <w:r>
        <w:t xml:space="preserve"> using the R-</w:t>
      </w:r>
      <w:proofErr w:type="spellStart"/>
      <w:r>
        <w:t>pwr</w:t>
      </w:r>
      <w:proofErr w:type="spellEnd"/>
      <w:r>
        <w:t xml:space="preserve"> package (</w:t>
      </w:r>
      <w:proofErr w:type="spellStart"/>
      <w:r>
        <w:t>Champely</w:t>
      </w:r>
      <w:proofErr w:type="spellEnd"/>
      <w:r>
        <w:t>, 2020).</w:t>
      </w:r>
    </w:p>
    <w:p w14:paraId="192B5C87" w14:textId="77777777" w:rsidR="00753D6F" w:rsidRDefault="00A55808">
      <w:pPr>
        <w:numPr>
          <w:ilvl w:val="0"/>
          <w:numId w:val="26"/>
        </w:numPr>
      </w:pPr>
      <w:r>
        <w:t>Hypothesis 1 (REPLICATION): With 320 participants, we will have a statistical power of 95% to detect effects of size 0.20, which is less than a fifth of the standardized effect size we observed for search slopes in our pilot sample.</w:t>
      </w:r>
    </w:p>
    <w:p w14:paraId="2F896E27" w14:textId="77777777" w:rsidR="00753D6F" w:rsidRDefault="00A55808">
      <w:pPr>
        <w:numPr>
          <w:ilvl w:val="0"/>
          <w:numId w:val="26"/>
        </w:numPr>
      </w:pPr>
      <w:r>
        <w:t>Hypothesis 2 (TASK-GENERALITY): With 320 participants, we will have a statistical power of 95% to detect effects of size 0.18, which is less than a half of the standardized effect size we observed for metacognitive asymmetry in our pilot sample.</w:t>
      </w:r>
    </w:p>
    <w:p w14:paraId="4653901B" w14:textId="77777777" w:rsidR="00753D6F" w:rsidRDefault="00A55808">
      <w:pPr>
        <w:numPr>
          <w:ilvl w:val="0"/>
          <w:numId w:val="26"/>
        </w:numPr>
      </w:pPr>
      <w:r>
        <w:t xml:space="preserve">Hypothesis 3 (TASK-CORRELATION): For each stimulus pair, will have a statistical power of 95% to detect a Pearson correlation of 0.20 between search and metacognitive asymmetries. Across all </w:t>
      </w:r>
      <w:proofErr w:type="gramStart"/>
      <w:r>
        <w:t>six stimulus</w:t>
      </w:r>
      <w:proofErr w:type="gramEnd"/>
      <w:r>
        <w:t xml:space="preserve"> pairs, we will have a statistical power of 95% to detect a Pearson correlation of 0.08.</w:t>
      </w:r>
    </w:p>
    <w:p w14:paraId="0ECC2FA8" w14:textId="77777777" w:rsidR="00753D6F" w:rsidRDefault="00A55808">
      <w:pPr>
        <w:numPr>
          <w:ilvl w:val="0"/>
          <w:numId w:val="26"/>
        </w:numPr>
      </w:pPr>
      <w:r>
        <w:lastRenderedPageBreak/>
        <w:t xml:space="preserve">Hypothesis 4 (SEARCH-CORRELATION): For each stimulus pair, will have a statistical power of 95% to detect a Pearson correlation of 0.20 between search type and search response asymmetries. Across all </w:t>
      </w:r>
      <w:proofErr w:type="gramStart"/>
      <w:r>
        <w:t>six stimulus</w:t>
      </w:r>
      <w:proofErr w:type="gramEnd"/>
      <w:r>
        <w:t xml:space="preserve"> pairs, we will have a statistical power of 95% to detect a Pearson correlation of 0.08.</w:t>
      </w:r>
    </w:p>
    <w:p w14:paraId="4A4CFD53" w14:textId="77777777" w:rsidR="00753D6F" w:rsidRDefault="00A55808">
      <w:pPr>
        <w:pStyle w:val="Heading2"/>
      </w:pPr>
      <w:bookmarkStart w:id="86" w:name="data-availability"/>
      <w:r>
        <w:t>Data availability</w:t>
      </w:r>
      <w:bookmarkEnd w:id="86"/>
    </w:p>
    <w:p w14:paraId="069F22F6" w14:textId="77777777" w:rsidR="00753D6F" w:rsidRDefault="00A55808">
      <w:pPr>
        <w:pStyle w:val="FirstParagraph"/>
      </w:pPr>
      <w:r>
        <w:t xml:space="preserve">All raw data </w:t>
      </w:r>
      <w:proofErr w:type="gramStart"/>
      <w:r>
        <w:t>will be made</w:t>
      </w:r>
      <w:proofErr w:type="gramEnd"/>
      <w:r>
        <w:t xml:space="preserve"> fully available on OSF and on the study’s GitHub </w:t>
      </w:r>
      <w:proofErr w:type="spellStart"/>
      <w:r>
        <w:t>respository</w:t>
      </w:r>
      <w:proofErr w:type="spellEnd"/>
      <w:r>
        <w:t xml:space="preserve">: </w:t>
      </w:r>
      <w:hyperlink r:id="rId13">
        <w:r>
          <w:rPr>
            <w:rStyle w:val="Hyperlink"/>
          </w:rPr>
          <w:t>https://github.com/matanmazor/asymmetry</w:t>
        </w:r>
      </w:hyperlink>
      <w:r>
        <w:t xml:space="preserve">. Pilot data is available </w:t>
      </w:r>
      <w:proofErr w:type="gramStart"/>
      <w:r>
        <w:t>at:</w:t>
      </w:r>
      <w:proofErr w:type="gramEnd"/>
      <w:r>
        <w:t xml:space="preserve"> </w:t>
      </w:r>
      <w:hyperlink r:id="rId14">
        <w:r>
          <w:rPr>
            <w:rStyle w:val="Hyperlink"/>
          </w:rPr>
          <w:t>https://github.com/matanmazor/asymmetry/blob/master/Experiments/Q_in_O/results/pilot/jatos_results_batch3.csv</w:t>
        </w:r>
      </w:hyperlink>
    </w:p>
    <w:p w14:paraId="220CE7A0" w14:textId="77777777" w:rsidR="00753D6F" w:rsidRDefault="00A55808">
      <w:pPr>
        <w:pStyle w:val="Heading2"/>
      </w:pPr>
      <w:bookmarkStart w:id="87" w:name="code-availability"/>
      <w:r>
        <w:t>Code availability</w:t>
      </w:r>
      <w:bookmarkEnd w:id="87"/>
    </w:p>
    <w:p w14:paraId="641E97B3" w14:textId="77777777" w:rsidR="00753D6F" w:rsidRDefault="00A55808">
      <w:pPr>
        <w:pStyle w:val="FirstParagraph"/>
      </w:pPr>
      <w:r>
        <w:t xml:space="preserve">All analysis code </w:t>
      </w:r>
      <w:proofErr w:type="gramStart"/>
      <w:r>
        <w:t>will be openly shared</w:t>
      </w:r>
      <w:proofErr w:type="gramEnd"/>
      <w:r>
        <w:t xml:space="preserve"> on the study’s GitHub repository: </w:t>
      </w:r>
      <w:hyperlink r:id="rId15">
        <w:r>
          <w:rPr>
            <w:rStyle w:val="Hyperlink"/>
          </w:rPr>
          <w:t>https://github.com/matanmazor/asymmetry</w:t>
        </w:r>
      </w:hyperlink>
      <w:r>
        <w:t xml:space="preserve">. For complete reproducibility, the </w:t>
      </w:r>
      <w:proofErr w:type="spellStart"/>
      <w:r>
        <w:t>RMarkdown</w:t>
      </w:r>
      <w:proofErr w:type="spellEnd"/>
      <w:r>
        <w:t xml:space="preserve"> file used to generate the final version of the manuscript, including the generation of all figures and extraction of all test statistics, will be available on our GitHub repository.</w:t>
      </w:r>
    </w:p>
    <w:p w14:paraId="04AE9F2C" w14:textId="77777777" w:rsidR="00753D6F" w:rsidRDefault="00A55808">
      <w:pPr>
        <w:pStyle w:val="Heading2"/>
      </w:pPr>
      <w:bookmarkStart w:id="88" w:name="acknowledgements"/>
      <w:r>
        <w:t>Acknowledgements</w:t>
      </w:r>
      <w:bookmarkEnd w:id="88"/>
    </w:p>
    <w:p w14:paraId="3A1D191A" w14:textId="77777777" w:rsidR="00753D6F" w:rsidRDefault="00A55808">
      <w:pPr>
        <w:pStyle w:val="Heading2"/>
      </w:pPr>
      <w:bookmarkStart w:id="89" w:name="author-contributions"/>
      <w:r>
        <w:t>Author contributions</w:t>
      </w:r>
      <w:bookmarkEnd w:id="89"/>
    </w:p>
    <w:p w14:paraId="0958C42E" w14:textId="77777777" w:rsidR="00753D6F" w:rsidRDefault="00A55808">
      <w:pPr>
        <w:pStyle w:val="Heading2"/>
      </w:pPr>
      <w:bookmarkStart w:id="90" w:name="competing-interests"/>
      <w:r>
        <w:t>Competing interests</w:t>
      </w:r>
      <w:bookmarkEnd w:id="90"/>
    </w:p>
    <w:p w14:paraId="2D6AC1FF" w14:textId="77777777" w:rsidR="00753D6F" w:rsidRDefault="00A55808">
      <w:pPr>
        <w:pStyle w:val="FirstParagraph"/>
      </w:pPr>
      <w:r>
        <w:t>The authors declare no competing interests.</w:t>
      </w:r>
    </w:p>
    <w:p w14:paraId="73A130B2" w14:textId="77777777" w:rsidR="00753D6F" w:rsidRDefault="00A55808">
      <w:pPr>
        <w:pStyle w:val="Heading2"/>
      </w:pPr>
      <w:bookmarkStart w:id="91" w:name="table-1-design-table"/>
      <w:r>
        <w:lastRenderedPageBreak/>
        <w:t>Table 1: Design Table</w:t>
      </w:r>
      <w:bookmarkEnd w:id="91"/>
    </w:p>
    <w:tbl>
      <w:tblPr>
        <w:tblStyle w:val="Table"/>
        <w:tblW w:w="5000" w:type="pct"/>
        <w:tblLook w:val="07E0" w:firstRow="1" w:lastRow="1" w:firstColumn="1" w:lastColumn="1" w:noHBand="1" w:noVBand="1"/>
      </w:tblPr>
      <w:tblGrid>
        <w:gridCol w:w="1656"/>
        <w:gridCol w:w="1904"/>
        <w:gridCol w:w="1675"/>
        <w:gridCol w:w="1955"/>
        <w:gridCol w:w="2216"/>
      </w:tblGrid>
      <w:tr w:rsidR="00753D6F" w14:paraId="7702B72B" w14:textId="77777777" w:rsidTr="00753D6F">
        <w:trPr>
          <w:cnfStyle w:val="100000000000" w:firstRow="1" w:lastRow="0" w:firstColumn="0" w:lastColumn="0" w:oddVBand="0" w:evenVBand="0" w:oddHBand="0" w:evenHBand="0" w:firstRowFirstColumn="0" w:firstRowLastColumn="0" w:lastRowFirstColumn="0" w:lastRowLastColumn="0"/>
        </w:trPr>
        <w:tc>
          <w:tcPr>
            <w:tcW w:w="0" w:type="auto"/>
            <w:tcBorders>
              <w:bottom w:val="single" w:sz="0" w:space="0" w:color="auto"/>
            </w:tcBorders>
            <w:vAlign w:val="bottom"/>
          </w:tcPr>
          <w:p w14:paraId="09D60D6F" w14:textId="77777777" w:rsidR="00753D6F" w:rsidRDefault="00A55808">
            <w:pPr>
              <w:pStyle w:val="Compact"/>
            </w:pPr>
            <w:r>
              <w:t>Question</w:t>
            </w:r>
          </w:p>
        </w:tc>
        <w:tc>
          <w:tcPr>
            <w:tcW w:w="0" w:type="auto"/>
            <w:tcBorders>
              <w:bottom w:val="single" w:sz="0" w:space="0" w:color="auto"/>
            </w:tcBorders>
            <w:vAlign w:val="bottom"/>
          </w:tcPr>
          <w:p w14:paraId="73CE1D09" w14:textId="77777777" w:rsidR="00753D6F" w:rsidRDefault="00A55808">
            <w:pPr>
              <w:pStyle w:val="Compact"/>
            </w:pPr>
            <w:r>
              <w:t>Hypothesis</w:t>
            </w:r>
          </w:p>
        </w:tc>
        <w:tc>
          <w:tcPr>
            <w:tcW w:w="0" w:type="auto"/>
            <w:tcBorders>
              <w:bottom w:val="single" w:sz="0" w:space="0" w:color="auto"/>
            </w:tcBorders>
            <w:vAlign w:val="bottom"/>
          </w:tcPr>
          <w:p w14:paraId="453CC793" w14:textId="77777777" w:rsidR="00753D6F" w:rsidRDefault="00A55808">
            <w:pPr>
              <w:pStyle w:val="Compact"/>
            </w:pPr>
            <w:r>
              <w:t>Sampling Plan</w:t>
            </w:r>
          </w:p>
        </w:tc>
        <w:tc>
          <w:tcPr>
            <w:tcW w:w="0" w:type="auto"/>
            <w:tcBorders>
              <w:bottom w:val="single" w:sz="0" w:space="0" w:color="auto"/>
            </w:tcBorders>
            <w:vAlign w:val="bottom"/>
          </w:tcPr>
          <w:p w14:paraId="47C11C0F" w14:textId="77777777" w:rsidR="00753D6F" w:rsidRDefault="00A55808">
            <w:pPr>
              <w:pStyle w:val="Compact"/>
            </w:pPr>
            <w:r>
              <w:t>Analysis Plan</w:t>
            </w:r>
          </w:p>
        </w:tc>
        <w:tc>
          <w:tcPr>
            <w:tcW w:w="0" w:type="auto"/>
            <w:tcBorders>
              <w:bottom w:val="single" w:sz="0" w:space="0" w:color="auto"/>
            </w:tcBorders>
            <w:vAlign w:val="bottom"/>
          </w:tcPr>
          <w:p w14:paraId="565E3421" w14:textId="77777777" w:rsidR="00753D6F" w:rsidRDefault="00A55808">
            <w:pPr>
              <w:pStyle w:val="Compact"/>
            </w:pPr>
            <w:r>
              <w:t>Interpretation given to different outcomes</w:t>
            </w:r>
          </w:p>
        </w:tc>
      </w:tr>
      <w:tr w:rsidR="00753D6F" w14:paraId="61080315" w14:textId="77777777">
        <w:tc>
          <w:tcPr>
            <w:tcW w:w="0" w:type="auto"/>
          </w:tcPr>
          <w:p w14:paraId="3E39DD04" w14:textId="77777777" w:rsidR="00753D6F" w:rsidRDefault="00A55808">
            <w:pPr>
              <w:pStyle w:val="Compact"/>
            </w:pPr>
            <w:r>
              <w:t>Replication: search asymmetry</w:t>
            </w:r>
          </w:p>
        </w:tc>
        <w:tc>
          <w:tcPr>
            <w:tcW w:w="0" w:type="auto"/>
          </w:tcPr>
          <w:p w14:paraId="4CE0A79D" w14:textId="77777777" w:rsidR="00753D6F" w:rsidRDefault="00A55808">
            <w:pPr>
              <w:pStyle w:val="Compact"/>
            </w:pPr>
            <w:r>
              <w:t>Visual search is more efficient when searching for the presence rather than the absence of a feature, or when searching for a non-default target among default distractors rather than vice versa.</w:t>
            </w:r>
          </w:p>
        </w:tc>
        <w:tc>
          <w:tcPr>
            <w:tcW w:w="0" w:type="auto"/>
          </w:tcPr>
          <w:p w14:paraId="618AFE9C" w14:textId="77777777" w:rsidR="00753D6F" w:rsidRDefault="00A55808">
            <w:pPr>
              <w:pStyle w:val="Compact"/>
            </w:pPr>
            <w:r>
              <w:t xml:space="preserve">320 included participants in each experiment </w:t>
            </w:r>
            <m:oMath>
              <m:r>
                <w:rPr>
                  <w:rFonts w:ascii="Cambria Math" w:hAnsi="Cambria Math"/>
                </w:rPr>
                <m:t>×</m:t>
              </m:r>
            </m:oMath>
            <w:r>
              <w:t xml:space="preserve"> 6 experiments. We will have 95% power to detect an effect size of 0.2.</w:t>
            </w:r>
          </w:p>
        </w:tc>
        <w:tc>
          <w:tcPr>
            <w:tcW w:w="0" w:type="auto"/>
          </w:tcPr>
          <w:p w14:paraId="2C5698F0" w14:textId="77777777" w:rsidR="00753D6F" w:rsidRDefault="00A55808">
            <w:pPr>
              <w:pStyle w:val="Compact"/>
            </w:pPr>
            <w:r>
              <w:t xml:space="preserve">T test on </w:t>
            </w:r>
            <m:oMath>
              <m:sSub>
                <m:sSubPr>
                  <m:ctrlPr>
                    <w:rPr>
                      <w:rFonts w:ascii="Cambria Math" w:hAnsi="Cambria Math"/>
                    </w:rPr>
                  </m:ctrlPr>
                </m:sSubPr>
                <m:e>
                  <m:r>
                    <w:rPr>
                      <w:rFonts w:ascii="Cambria Math" w:hAnsi="Cambria Math"/>
                    </w:rPr>
                    <m:t>Δ</m:t>
                  </m:r>
                </m:e>
                <m:sub>
                  <m:r>
                    <w:rPr>
                      <w:rFonts w:ascii="Cambria Math" w:hAnsi="Cambria Math"/>
                    </w:rPr>
                    <m:t>m</m:t>
                  </m:r>
                </m:sub>
              </m:sSub>
            </m:oMath>
            <w:r>
              <w:t xml:space="preserve"> against 0. If p&gt;0.05, compute Bayes factor with JZS prior (rsacle=0.707).</w:t>
            </w:r>
          </w:p>
        </w:tc>
        <w:tc>
          <w:tcPr>
            <w:tcW w:w="0" w:type="auto"/>
          </w:tcPr>
          <w:p w14:paraId="1136091B" w14:textId="77777777" w:rsidR="00753D6F" w:rsidRDefault="00753D6F"/>
        </w:tc>
      </w:tr>
      <w:tr w:rsidR="00753D6F" w14:paraId="5DB7C0E7" w14:textId="77777777">
        <w:tc>
          <w:tcPr>
            <w:tcW w:w="0" w:type="auto"/>
          </w:tcPr>
          <w:p w14:paraId="0B6B3844" w14:textId="77777777" w:rsidR="00753D6F" w:rsidRDefault="00A55808">
            <w:pPr>
              <w:pStyle w:val="Compact"/>
            </w:pPr>
            <w:r>
              <w:t>Does metacognitive asymmetry extend to sub-stimulus features?</w:t>
            </w:r>
          </w:p>
        </w:tc>
        <w:tc>
          <w:tcPr>
            <w:tcW w:w="0" w:type="auto"/>
          </w:tcPr>
          <w:p w14:paraId="2B5A30F1" w14:textId="77777777" w:rsidR="00753D6F" w:rsidRDefault="00A55808">
            <w:pPr>
              <w:pStyle w:val="Compact"/>
            </w:pPr>
            <w:r>
              <w:t>Metacognitive asymmetry, measured as the area between the two response conditional ROC curves, follows the same direction as search asymmetry.</w:t>
            </w:r>
          </w:p>
        </w:tc>
        <w:tc>
          <w:tcPr>
            <w:tcW w:w="0" w:type="auto"/>
          </w:tcPr>
          <w:p w14:paraId="3E1455C8" w14:textId="77777777" w:rsidR="00753D6F" w:rsidRDefault="00A55808">
            <w:pPr>
              <w:pStyle w:val="Compact"/>
            </w:pPr>
            <w:r>
              <w:t xml:space="preserve">320 included participants in each experiment </w:t>
            </w:r>
            <m:oMath>
              <m:r>
                <w:rPr>
                  <w:rFonts w:ascii="Cambria Math" w:hAnsi="Cambria Math"/>
                </w:rPr>
                <m:t>×</m:t>
              </m:r>
            </m:oMath>
            <w:r>
              <w:t xml:space="preserve"> 6 experiments. We wi</w:t>
            </w:r>
            <w:proofErr w:type="spellStart"/>
            <w:r>
              <w:t>ll</w:t>
            </w:r>
            <w:proofErr w:type="spellEnd"/>
            <w:r>
              <w:t xml:space="preserve"> have 95% power to detect an effect size of 0.2.</w:t>
            </w:r>
          </w:p>
        </w:tc>
        <w:tc>
          <w:tcPr>
            <w:tcW w:w="0" w:type="auto"/>
          </w:tcPr>
          <w:p w14:paraId="2D2BB765" w14:textId="77777777" w:rsidR="00753D6F" w:rsidRDefault="00A55808">
            <w:pPr>
              <w:pStyle w:val="Compact"/>
            </w:pPr>
            <w:r>
              <w:t xml:space="preserve">Conditioned on a significant effect for H1: T test on </w:t>
            </w:r>
            <m:oMath>
              <m:sSub>
                <m:sSubPr>
                  <m:ctrlPr>
                    <w:rPr>
                      <w:rFonts w:ascii="Cambria Math" w:hAnsi="Cambria Math"/>
                    </w:rPr>
                  </m:ctrlPr>
                </m:sSubPr>
                <m:e>
                  <m:r>
                    <w:rPr>
                      <w:rFonts w:ascii="Cambria Math" w:hAnsi="Cambria Math"/>
                    </w:rPr>
                    <m:t>Δ</m:t>
                  </m:r>
                </m:e>
                <m:sub>
                  <m:r>
                    <w:rPr>
                      <w:rFonts w:ascii="Cambria Math" w:hAnsi="Cambria Math"/>
                    </w:rPr>
                    <m:t>m</m:t>
                  </m:r>
                </m:sub>
              </m:sSub>
            </m:oMath>
            <w:r>
              <w:t xml:space="preserve"> against 0. If p&gt;0.05, compute Bayes factor with JZS prior (rscale=0.707).</w:t>
            </w:r>
          </w:p>
        </w:tc>
        <w:tc>
          <w:tcPr>
            <w:tcW w:w="0" w:type="auto"/>
          </w:tcPr>
          <w:p w14:paraId="01275A16" w14:textId="77777777" w:rsidR="00753D6F" w:rsidRDefault="00A55808">
            <w:pPr>
              <w:pStyle w:val="Compact"/>
            </w:pPr>
            <w:r>
              <w:t xml:space="preserve">For each experiment separately, a significant result in the expected direction </w:t>
            </w:r>
            <w:proofErr w:type="gramStart"/>
            <w:r>
              <w:t>would be interpreted</w:t>
            </w:r>
            <w:proofErr w:type="gramEnd"/>
            <w:r>
              <w:t xml:space="preserve"> as metacognitive asymmetry for the specific stimulus feature. Across all experiments, a series of significant results in the expected direction </w:t>
            </w:r>
            <w:proofErr w:type="gramStart"/>
            <w:r>
              <w:t>would be interpreted</w:t>
            </w:r>
            <w:proofErr w:type="gramEnd"/>
            <w:r>
              <w:t xml:space="preserve"> as supporting a common underlying mechanism for search and metacognitive asymmetries.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r>
                <w:rPr>
                  <w:rFonts w:ascii="Cambria Math" w:hAnsi="Cambria Math"/>
                </w:rPr>
                <m:t>≥10</m:t>
              </m:r>
            </m:oMath>
            <w:r>
              <w:t xml:space="preserve"> </w:t>
            </w:r>
            <w:proofErr w:type="gramStart"/>
            <w:r>
              <w:t>would</w:t>
            </w:r>
            <w:proofErr w:type="gramEnd"/>
            <w:r>
              <w:t xml:space="preserve"> be interpreted as indicating indistinguishable metacognitive </w:t>
            </w:r>
            <w:r>
              <w:lastRenderedPageBreak/>
              <w:t>sensitivity for the two stimulus types.</w:t>
            </w:r>
          </w:p>
        </w:tc>
      </w:tr>
      <w:tr w:rsidR="00753D6F" w14:paraId="67203450" w14:textId="77777777">
        <w:tc>
          <w:tcPr>
            <w:tcW w:w="0" w:type="auto"/>
          </w:tcPr>
          <w:p w14:paraId="6D703FA0" w14:textId="77777777" w:rsidR="00753D6F" w:rsidRDefault="00A55808">
            <w:pPr>
              <w:pStyle w:val="Compact"/>
            </w:pPr>
            <w:r>
              <w:lastRenderedPageBreak/>
              <w:t>Is there a common source to metacognitive and search asymmetries?</w:t>
            </w:r>
          </w:p>
        </w:tc>
        <w:tc>
          <w:tcPr>
            <w:tcW w:w="0" w:type="auto"/>
          </w:tcPr>
          <w:p w14:paraId="0645BD09" w14:textId="77777777" w:rsidR="00753D6F" w:rsidRDefault="00A55808">
            <w:pPr>
              <w:pStyle w:val="Compact"/>
            </w:pPr>
            <w:r>
              <w:t xml:space="preserve">Individual differences in the direction and magnitude of search asymmetry positively </w:t>
            </w:r>
            <w:proofErr w:type="spellStart"/>
            <w:r>
              <w:t>covary</w:t>
            </w:r>
            <w:proofErr w:type="spellEnd"/>
            <w:r>
              <w:t xml:space="preserve"> with individual differences in the direction and magnitude of metacognitive asymmetry.</w:t>
            </w:r>
          </w:p>
        </w:tc>
        <w:tc>
          <w:tcPr>
            <w:tcW w:w="0" w:type="auto"/>
          </w:tcPr>
          <w:p w14:paraId="3C71C8ED" w14:textId="77777777" w:rsidR="00753D6F" w:rsidRDefault="00A55808">
            <w:pPr>
              <w:pStyle w:val="Compact"/>
            </w:pPr>
            <w:r>
              <w:t xml:space="preserve">320 included participants in each experiment </w:t>
            </w:r>
            <m:oMath>
              <m:r>
                <w:rPr>
                  <w:rFonts w:ascii="Cambria Math" w:hAnsi="Cambria Math"/>
                </w:rPr>
                <m:t>×</m:t>
              </m:r>
            </m:oMath>
            <w:r>
              <w:t xml:space="preserve"> 6 experiments. We will have 95% power to detect a correlation of 0.2 at the single experiment level, and a correlation of 0.08 pooled across all six experiments.</w:t>
            </w:r>
          </w:p>
        </w:tc>
        <w:tc>
          <w:tcPr>
            <w:tcW w:w="0" w:type="auto"/>
          </w:tcPr>
          <w:p w14:paraId="743610F3" w14:textId="77777777" w:rsidR="00753D6F" w:rsidRDefault="00A55808">
            <w:pPr>
              <w:pStyle w:val="Compact"/>
            </w:pPr>
            <w:r>
              <w:t xml:space="preserve">Pearson correlation between </w:t>
            </w:r>
            <m:oMath>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rel</m:t>
                  </m:r>
                </m:sup>
              </m:sSubSup>
            </m:oMath>
            <w:r>
              <w:t xml:space="preserve"> and </w:t>
            </w:r>
            <m:oMath>
              <m:sSubSup>
                <m:sSubSupPr>
                  <m:ctrlPr>
                    <w:rPr>
                      <w:rFonts w:ascii="Cambria Math" w:hAnsi="Cambria Math"/>
                    </w:rPr>
                  </m:ctrlPr>
                </m:sSubSupPr>
                <m:e>
                  <m:r>
                    <w:rPr>
                      <w:rFonts w:ascii="Cambria Math" w:hAnsi="Cambria Math"/>
                    </w:rPr>
                    <m:t>Δ</m:t>
                  </m:r>
                </m:e>
                <m:sub>
                  <m:r>
                    <w:rPr>
                      <w:rFonts w:ascii="Cambria Math" w:hAnsi="Cambria Math"/>
                    </w:rPr>
                    <m:t>s</m:t>
                  </m:r>
                </m:sub>
                <m:sup>
                  <m:r>
                    <w:rPr>
                      <w:rFonts w:ascii="Cambria Math" w:hAnsi="Cambria Math"/>
                    </w:rPr>
                    <m:t>rel</m:t>
                  </m:r>
                </m:sup>
              </m:sSubSup>
            </m:oMath>
            <w:r>
              <w:t xml:space="preserve"> at the single experiment level, and pooled across all six experiments after regressing out the effect of experiment on both measures. IF p&gt;0.05, a compute Bayes factor with a shifted, scaled beta distribution (a=3, b=3).</w:t>
            </w:r>
          </w:p>
        </w:tc>
        <w:tc>
          <w:tcPr>
            <w:tcW w:w="0" w:type="auto"/>
          </w:tcPr>
          <w:p w14:paraId="593526D9" w14:textId="77777777" w:rsidR="00753D6F" w:rsidRDefault="00A55808">
            <w:pPr>
              <w:pStyle w:val="Compact"/>
            </w:pPr>
            <w:r>
              <w:t xml:space="preserve">For each experiment separately, a significant correlation </w:t>
            </w:r>
            <w:proofErr w:type="gramStart"/>
            <w:r>
              <w:t>would be interpreted</w:t>
            </w:r>
            <w:proofErr w:type="gramEnd"/>
            <w:r>
              <w:t xml:space="preserve"> as a common cause for the two asymmetries for the particular stimulus pair. Pooled across all six experiments, a significant correlation </w:t>
            </w:r>
            <w:proofErr w:type="gramStart"/>
            <w:r>
              <w:t>would be interpreted</w:t>
            </w:r>
            <w:proofErr w:type="gramEnd"/>
            <w:r>
              <w:t xml:space="preserve"> as reflecting a common cause for search and metacognitive asymmetries generally.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r>
                <w:rPr>
                  <w:rFonts w:ascii="Cambria Math" w:hAnsi="Cambria Math"/>
                </w:rPr>
                <m:t>≥10</m:t>
              </m:r>
            </m:oMath>
            <w:r>
              <w:t xml:space="preserve"> </w:t>
            </w:r>
            <w:proofErr w:type="gramStart"/>
            <w:r>
              <w:t>would</w:t>
            </w:r>
            <w:proofErr w:type="gramEnd"/>
            <w:r>
              <w:t xml:space="preserve"> be interpreted as evidence against a common mechanism underlying the two asymmetries.</w:t>
            </w:r>
          </w:p>
        </w:tc>
      </w:tr>
      <w:tr w:rsidR="00753D6F" w14:paraId="31E3B4CC" w14:textId="77777777">
        <w:trPr>
          <w:cnfStyle w:val="010000000000" w:firstRow="0" w:lastRow="1" w:firstColumn="0" w:lastColumn="0" w:oddVBand="0" w:evenVBand="0" w:oddHBand="0" w:evenHBand="0" w:firstRowFirstColumn="0" w:firstRowLastColumn="0" w:lastRowFirstColumn="0" w:lastRowLastColumn="0"/>
        </w:trPr>
        <w:tc>
          <w:tcPr>
            <w:tcW w:w="0" w:type="auto"/>
          </w:tcPr>
          <w:p w14:paraId="5983C6F7" w14:textId="77777777" w:rsidR="00753D6F" w:rsidRDefault="00A55808">
            <w:pPr>
              <w:pStyle w:val="Compact"/>
            </w:pPr>
            <w:r>
              <w:t>Is there a common source to search asymmetries at the feature and stimulus levels?</w:t>
            </w:r>
          </w:p>
        </w:tc>
        <w:tc>
          <w:tcPr>
            <w:tcW w:w="0" w:type="auto"/>
          </w:tcPr>
          <w:p w14:paraId="2F74CCC5" w14:textId="77777777" w:rsidR="00753D6F" w:rsidRDefault="00A55808">
            <w:pPr>
              <w:pStyle w:val="Compact"/>
            </w:pPr>
            <w:r>
              <w:t xml:space="preserve">Individual differences in the direction and magnitude of search asymmetry for the two stimulus assignments positively </w:t>
            </w:r>
            <w:proofErr w:type="spellStart"/>
            <w:r>
              <w:t>covary</w:t>
            </w:r>
            <w:proofErr w:type="spellEnd"/>
            <w:r>
              <w:t xml:space="preserve"> with individual differences in the direction and magnitude of the relative difference in search slope for ‘target absent’ and ‘target </w:t>
            </w:r>
            <w:r>
              <w:lastRenderedPageBreak/>
              <w:t>absent’ responses.</w:t>
            </w:r>
          </w:p>
        </w:tc>
        <w:tc>
          <w:tcPr>
            <w:tcW w:w="0" w:type="auto"/>
          </w:tcPr>
          <w:p w14:paraId="2EE06FA5" w14:textId="77777777" w:rsidR="00753D6F" w:rsidRDefault="00A55808">
            <w:pPr>
              <w:pStyle w:val="Compact"/>
            </w:pPr>
            <w:r>
              <w:lastRenderedPageBreak/>
              <w:t xml:space="preserve">320 included participants in each experiment </w:t>
            </w:r>
            <m:oMath>
              <m:r>
                <w:rPr>
                  <w:rFonts w:ascii="Cambria Math" w:hAnsi="Cambria Math"/>
                </w:rPr>
                <m:t>×</m:t>
              </m:r>
            </m:oMath>
            <w:r>
              <w:t xml:space="preserve"> 6 experiments. We will have 95% power to detect a correlation of 0.2 at the single experiment level, and a correlation of 0.08 pooled across all six experiments.</w:t>
            </w:r>
          </w:p>
        </w:tc>
        <w:tc>
          <w:tcPr>
            <w:tcW w:w="0" w:type="auto"/>
          </w:tcPr>
          <w:p w14:paraId="7327CAC1" w14:textId="77777777" w:rsidR="00753D6F" w:rsidRDefault="00A55808">
            <w:pPr>
              <w:pStyle w:val="Compact"/>
            </w:pPr>
            <w:r>
              <w:t xml:space="preserve">Pearson correlation between </w:t>
            </w:r>
            <m:oMath>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rel</m:t>
                  </m:r>
                </m:sup>
              </m:sSubSup>
            </m:oMath>
            <w:r>
              <w:t xml:space="preserve"> and </w:t>
            </w:r>
            <m:oMath>
              <m:sSubSup>
                <m:sSubSupPr>
                  <m:ctrlPr>
                    <w:rPr>
                      <w:rFonts w:ascii="Cambria Math" w:hAnsi="Cambria Math"/>
                    </w:rPr>
                  </m:ctrlPr>
                </m:sSubSupPr>
                <m:e>
                  <m:r>
                    <w:rPr>
                      <w:rFonts w:ascii="Cambria Math" w:hAnsi="Cambria Math"/>
                    </w:rPr>
                    <m:t>Δ</m:t>
                  </m:r>
                </m:e>
                <m:sub>
                  <m:r>
                    <w:rPr>
                      <w:rFonts w:ascii="Cambria Math" w:hAnsi="Cambria Math"/>
                    </w:rPr>
                    <m:t>s</m:t>
                  </m:r>
                </m:sub>
                <m:sup>
                  <m:r>
                    <w:rPr>
                      <w:rFonts w:ascii="Cambria Math" w:hAnsi="Cambria Math"/>
                    </w:rPr>
                    <m:t>rel</m:t>
                  </m:r>
                </m:sup>
              </m:sSubSup>
            </m:oMath>
            <w:r>
              <w:t xml:space="preserve"> at the single experiment level, and pooled across all six experiments after regressing out the effect of experiment on both measures. IF p&gt;0.05, a compute Bayes factor with a shifted, scaled </w:t>
            </w:r>
            <w:r>
              <w:lastRenderedPageBreak/>
              <w:t>beta distribution (a=3, b=3).</w:t>
            </w:r>
          </w:p>
        </w:tc>
        <w:tc>
          <w:tcPr>
            <w:tcW w:w="0" w:type="auto"/>
          </w:tcPr>
          <w:p w14:paraId="589A48B2" w14:textId="77777777" w:rsidR="00753D6F" w:rsidRDefault="00A55808">
            <w:pPr>
              <w:pStyle w:val="Compact"/>
            </w:pPr>
            <w:r>
              <w:lastRenderedPageBreak/>
              <w:t xml:space="preserve">For each experiment separately, a significant correlation </w:t>
            </w:r>
            <w:proofErr w:type="gramStart"/>
            <w:r>
              <w:t>would be interpreted</w:t>
            </w:r>
            <w:proofErr w:type="gramEnd"/>
            <w:r>
              <w:t xml:space="preserve"> as a common cause for the two asymmetries for the particular stimulus pair. Pooled across all six experiments, a significant correlation </w:t>
            </w:r>
            <w:proofErr w:type="gramStart"/>
            <w:r>
              <w:t>would be interpreted</w:t>
            </w:r>
            <w:proofErr w:type="gramEnd"/>
            <w:r>
              <w:t xml:space="preserve"> as reflecting a common cause for feature-level and stimulus-level search </w:t>
            </w:r>
            <w:r>
              <w:lastRenderedPageBreak/>
              <w:t xml:space="preserve">asymmetries generally.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r>
                <w:rPr>
                  <w:rFonts w:ascii="Cambria Math" w:hAnsi="Cambria Math"/>
                </w:rPr>
                <m:t>≥10</m:t>
              </m:r>
            </m:oMath>
            <w:r>
              <w:t xml:space="preserve"> </w:t>
            </w:r>
            <w:proofErr w:type="gramStart"/>
            <w:r>
              <w:t>would</w:t>
            </w:r>
            <w:proofErr w:type="gramEnd"/>
            <w:r>
              <w:t xml:space="preserve"> be interpreted as evidence against a common mechanism underlying the two asymmetries.</w:t>
            </w:r>
          </w:p>
        </w:tc>
      </w:tr>
    </w:tbl>
    <w:p w14:paraId="079BD1AD" w14:textId="77777777" w:rsidR="00753D6F" w:rsidRDefault="00A55808">
      <w:r>
        <w:lastRenderedPageBreak/>
        <w:br w:type="page"/>
      </w:r>
    </w:p>
    <w:p w14:paraId="7FC78BF9" w14:textId="77777777" w:rsidR="00753D6F" w:rsidRDefault="00A55808">
      <w:pPr>
        <w:pStyle w:val="Heading1"/>
      </w:pPr>
      <w:bookmarkStart w:id="92" w:name="references"/>
      <w:r>
        <w:lastRenderedPageBreak/>
        <w:t>References</w:t>
      </w:r>
      <w:bookmarkEnd w:id="92"/>
    </w:p>
    <w:p w14:paraId="2551BD27" w14:textId="77777777" w:rsidR="00753D6F" w:rsidRDefault="00A55808">
      <w:pPr>
        <w:pStyle w:val="Bibliography"/>
      </w:pPr>
      <w:bookmarkStart w:id="93" w:name="ref-R-papaja"/>
      <w:bookmarkStart w:id="94" w:name="refs"/>
      <w:proofErr w:type="spellStart"/>
      <w:r>
        <w:t>Aust</w:t>
      </w:r>
      <w:proofErr w:type="spellEnd"/>
      <w:r>
        <w:t xml:space="preserve">, F., &amp; Barth, M. (2020). </w:t>
      </w:r>
      <w:proofErr w:type="spellStart"/>
      <w:proofErr w:type="gramStart"/>
      <w:r>
        <w:rPr>
          <w:i/>
        </w:rPr>
        <w:t>papaja</w:t>
      </w:r>
      <w:proofErr w:type="spellEnd"/>
      <w:proofErr w:type="gramEnd"/>
      <w:r>
        <w:rPr>
          <w:i/>
        </w:rPr>
        <w:t>: Create APA manuscripts with R Markdown</w:t>
      </w:r>
      <w:r>
        <w:t xml:space="preserve">. Retrieved from </w:t>
      </w:r>
      <w:hyperlink r:id="rId16">
        <w:r>
          <w:rPr>
            <w:rStyle w:val="Hyperlink"/>
          </w:rPr>
          <w:t>https://github.com/crsh/papaja</w:t>
        </w:r>
      </w:hyperlink>
    </w:p>
    <w:p w14:paraId="4BD25802" w14:textId="77777777" w:rsidR="00753D6F" w:rsidRDefault="00A55808">
      <w:pPr>
        <w:pStyle w:val="Bibliography"/>
      </w:pPr>
      <w:bookmarkStart w:id="95" w:name="ref-R-brms_b"/>
      <w:bookmarkEnd w:id="93"/>
      <w:proofErr w:type="spellStart"/>
      <w:r>
        <w:t>Bürkner</w:t>
      </w:r>
      <w:proofErr w:type="spellEnd"/>
      <w:r>
        <w:t xml:space="preserve">, P.-C. (2018). Advanced Bayesian multilevel modeling with the R package </w:t>
      </w:r>
      <w:proofErr w:type="spellStart"/>
      <w:r>
        <w:t>brms</w:t>
      </w:r>
      <w:proofErr w:type="spellEnd"/>
      <w:r>
        <w:t xml:space="preserve">. </w:t>
      </w:r>
      <w:r>
        <w:rPr>
          <w:i/>
        </w:rPr>
        <w:t>The R Journal</w:t>
      </w:r>
      <w:r>
        <w:t xml:space="preserve">, </w:t>
      </w:r>
      <w:r>
        <w:rPr>
          <w:i/>
        </w:rPr>
        <w:t>10</w:t>
      </w:r>
      <w:r>
        <w:t xml:space="preserve">(1), 395–411. </w:t>
      </w:r>
      <w:hyperlink r:id="rId17">
        <w:r>
          <w:rPr>
            <w:rStyle w:val="Hyperlink"/>
          </w:rPr>
          <w:t>https://doi.org/10.32614/RJ-2018-017</w:t>
        </w:r>
      </w:hyperlink>
    </w:p>
    <w:p w14:paraId="5F873292" w14:textId="77777777" w:rsidR="00753D6F" w:rsidRDefault="00A55808">
      <w:pPr>
        <w:pStyle w:val="Bibliography"/>
      </w:pPr>
      <w:bookmarkStart w:id="96" w:name="ref-R-pwr"/>
      <w:bookmarkEnd w:id="95"/>
      <w:proofErr w:type="spellStart"/>
      <w:r>
        <w:t>Champely</w:t>
      </w:r>
      <w:proofErr w:type="spellEnd"/>
      <w:r>
        <w:t xml:space="preserve">, S. (2020). </w:t>
      </w:r>
      <w:proofErr w:type="spellStart"/>
      <w:r>
        <w:rPr>
          <w:i/>
        </w:rPr>
        <w:t>Pwr</w:t>
      </w:r>
      <w:proofErr w:type="spellEnd"/>
      <w:r>
        <w:rPr>
          <w:i/>
        </w:rPr>
        <w:t>: Basic functions for power analysis</w:t>
      </w:r>
      <w:r>
        <w:t xml:space="preserve">. Retrieved from </w:t>
      </w:r>
      <w:hyperlink r:id="rId18">
        <w:r>
          <w:rPr>
            <w:rStyle w:val="Hyperlink"/>
          </w:rPr>
          <w:t>https://CRAN.R-project.org/package=pwr</w:t>
        </w:r>
      </w:hyperlink>
    </w:p>
    <w:p w14:paraId="60ABEFD1" w14:textId="77777777" w:rsidR="00753D6F" w:rsidRDefault="00A55808">
      <w:pPr>
        <w:pStyle w:val="Bibliography"/>
      </w:pPr>
      <w:bookmarkStart w:id="97" w:name="ref-coldren2000asymmetries"/>
      <w:bookmarkEnd w:id="96"/>
      <w:proofErr w:type="spellStart"/>
      <w:r>
        <w:t>Coldren</w:t>
      </w:r>
      <w:proofErr w:type="spellEnd"/>
      <w:r>
        <w:t xml:space="preserve">, J. T., &amp; </w:t>
      </w:r>
      <w:proofErr w:type="spellStart"/>
      <w:r>
        <w:t>Haaf</w:t>
      </w:r>
      <w:proofErr w:type="spellEnd"/>
      <w:r>
        <w:t xml:space="preserve">, R. A. (2000). Asymmetries in infants’ attention to the presence or absence of features. </w:t>
      </w:r>
      <w:r>
        <w:rPr>
          <w:i/>
        </w:rPr>
        <w:t>The Journal of Genetic Psychology</w:t>
      </w:r>
      <w:r>
        <w:t xml:space="preserve">, </w:t>
      </w:r>
      <w:r>
        <w:rPr>
          <w:i/>
        </w:rPr>
        <w:t>161</w:t>
      </w:r>
      <w:r>
        <w:t>(4), 420–434.</w:t>
      </w:r>
    </w:p>
    <w:p w14:paraId="3F1C0A87" w14:textId="77777777" w:rsidR="00753D6F" w:rsidRDefault="00A55808">
      <w:pPr>
        <w:pStyle w:val="Bibliography"/>
      </w:pPr>
      <w:bookmarkStart w:id="98" w:name="ref-de1988knowing"/>
      <w:bookmarkEnd w:id="97"/>
      <w:r>
        <w:t xml:space="preserve">De </w:t>
      </w:r>
      <w:proofErr w:type="spellStart"/>
      <w:r>
        <w:t>Cornulier</w:t>
      </w:r>
      <w:proofErr w:type="spellEnd"/>
      <w:r>
        <w:t xml:space="preserve">, B. (1988). Knowing whether, knowing who, and epistemic closure. </w:t>
      </w:r>
      <w:r>
        <w:rPr>
          <w:i/>
        </w:rPr>
        <w:t>Questions and Questioning</w:t>
      </w:r>
      <w:r>
        <w:t>, 182–192.</w:t>
      </w:r>
    </w:p>
    <w:p w14:paraId="31CCC292" w14:textId="77777777" w:rsidR="00753D6F" w:rsidRDefault="00A55808">
      <w:pPr>
        <w:pStyle w:val="Bibliography"/>
      </w:pPr>
      <w:bookmarkStart w:id="99" w:name="ref-de2015jspsych"/>
      <w:bookmarkEnd w:id="98"/>
      <w:r>
        <w:t xml:space="preserve">De </w:t>
      </w:r>
      <w:proofErr w:type="spellStart"/>
      <w:r>
        <w:t>Leeuw</w:t>
      </w:r>
      <w:proofErr w:type="spellEnd"/>
      <w:r>
        <w:t xml:space="preserve">, J. R. (2015). </w:t>
      </w:r>
      <w:proofErr w:type="spellStart"/>
      <w:r>
        <w:t>JsPsych</w:t>
      </w:r>
      <w:proofErr w:type="spellEnd"/>
      <w:r>
        <w:t xml:space="preserve">: A </w:t>
      </w:r>
      <w:proofErr w:type="spellStart"/>
      <w:r>
        <w:t>javascript</w:t>
      </w:r>
      <w:proofErr w:type="spellEnd"/>
      <w:r>
        <w:t xml:space="preserve"> library for creating behavioral experiments in a web browser. </w:t>
      </w:r>
      <w:r>
        <w:rPr>
          <w:i/>
        </w:rPr>
        <w:t>Behavior Research Methods</w:t>
      </w:r>
      <w:r>
        <w:t xml:space="preserve">, </w:t>
      </w:r>
      <w:r>
        <w:rPr>
          <w:i/>
        </w:rPr>
        <w:t>47</w:t>
      </w:r>
      <w:r>
        <w:t>(1), 1–12.</w:t>
      </w:r>
    </w:p>
    <w:p w14:paraId="1751399A" w14:textId="77777777" w:rsidR="00753D6F" w:rsidRDefault="00A55808">
      <w:pPr>
        <w:pStyle w:val="Bibliography"/>
      </w:pPr>
      <w:bookmarkStart w:id="100" w:name="ref-frith1974acurious"/>
      <w:bookmarkEnd w:id="99"/>
      <w:proofErr w:type="spellStart"/>
      <w:r>
        <w:t>Frith</w:t>
      </w:r>
      <w:proofErr w:type="spellEnd"/>
      <w:r>
        <w:t xml:space="preserve">, U. (1974). </w:t>
      </w:r>
      <w:proofErr w:type="spellStart"/>
      <w:r>
        <w:t>Acurious</w:t>
      </w:r>
      <w:proofErr w:type="spellEnd"/>
      <w:r>
        <w:t xml:space="preserve"> effect with reversed letters explained by a theory of schema. </w:t>
      </w:r>
      <w:r>
        <w:rPr>
          <w:i/>
        </w:rPr>
        <w:t>Perception &amp; Psychophysics</w:t>
      </w:r>
      <w:r>
        <w:t xml:space="preserve">, </w:t>
      </w:r>
      <w:r>
        <w:rPr>
          <w:i/>
        </w:rPr>
        <w:t>16</w:t>
      </w:r>
      <w:r>
        <w:t>(1), 113–116.</w:t>
      </w:r>
    </w:p>
    <w:p w14:paraId="221B8544" w14:textId="77777777" w:rsidR="00753D6F" w:rsidRDefault="00A55808">
      <w:pPr>
        <w:pStyle w:val="Bibliography"/>
      </w:pPr>
      <w:bookmarkStart w:id="101" w:name="ref-hearst1991psychology"/>
      <w:bookmarkEnd w:id="100"/>
      <w:r>
        <w:t xml:space="preserve">Hearst, E. (1991). Psychology and nothing. </w:t>
      </w:r>
      <w:r>
        <w:rPr>
          <w:i/>
        </w:rPr>
        <w:t>American Scientist</w:t>
      </w:r>
      <w:r>
        <w:t xml:space="preserve">, </w:t>
      </w:r>
      <w:r>
        <w:rPr>
          <w:i/>
        </w:rPr>
        <w:t>79</w:t>
      </w:r>
      <w:r>
        <w:t>(5), 432–443.</w:t>
      </w:r>
    </w:p>
    <w:p w14:paraId="14D43DA6" w14:textId="77777777" w:rsidR="00753D6F" w:rsidRDefault="00A55808">
      <w:pPr>
        <w:pStyle w:val="Bibliography"/>
      </w:pPr>
      <w:bookmarkStart w:id="102" w:name="ref-kanai2010subjective"/>
      <w:bookmarkEnd w:id="101"/>
      <w:r>
        <w:t xml:space="preserve">Kanai, R., Walsh, V., &amp; Tseng, C.-h. (2010). Subjective discriminability of invisibility: A framework for distinguishing perceptual and attentional failures of awareness. </w:t>
      </w:r>
      <w:r>
        <w:rPr>
          <w:i/>
        </w:rPr>
        <w:t>Consciousness and Cognition</w:t>
      </w:r>
      <w:r>
        <w:t xml:space="preserve">, </w:t>
      </w:r>
      <w:r>
        <w:rPr>
          <w:i/>
        </w:rPr>
        <w:t>19</w:t>
      </w:r>
      <w:r>
        <w:t>(4), 1045–1057.</w:t>
      </w:r>
    </w:p>
    <w:p w14:paraId="2D4DC8C5" w14:textId="77777777" w:rsidR="00753D6F" w:rsidRDefault="00A55808">
      <w:pPr>
        <w:pStyle w:val="Bibliography"/>
      </w:pPr>
      <w:bookmarkStart w:id="103" w:name="ref-kellij2018foundations"/>
      <w:bookmarkEnd w:id="102"/>
      <w:proofErr w:type="spellStart"/>
      <w:r>
        <w:lastRenderedPageBreak/>
        <w:t>Kellij</w:t>
      </w:r>
      <w:proofErr w:type="spellEnd"/>
      <w:r>
        <w:t xml:space="preserve">, S., </w:t>
      </w:r>
      <w:proofErr w:type="spellStart"/>
      <w:r>
        <w:t>Fahrenfort</w:t>
      </w:r>
      <w:proofErr w:type="spellEnd"/>
      <w:r>
        <w:t xml:space="preserve">, J., Lau, H., Peters, M. A., &amp; </w:t>
      </w:r>
      <w:proofErr w:type="spellStart"/>
      <w:r>
        <w:t>Odegaard</w:t>
      </w:r>
      <w:proofErr w:type="spellEnd"/>
      <w:r>
        <w:t>, B. (2018). The foundations of introspective access: How the relative precision of target encoding influences metacognitive performance.</w:t>
      </w:r>
    </w:p>
    <w:p w14:paraId="1C1C01A3" w14:textId="77777777" w:rsidR="00753D6F" w:rsidRDefault="00A55808">
      <w:pPr>
        <w:pStyle w:val="Bibliography"/>
      </w:pPr>
      <w:bookmarkStart w:id="104" w:name="ref-lange2015just"/>
      <w:bookmarkEnd w:id="103"/>
      <w:r>
        <w:t xml:space="preserve">Lange, K., </w:t>
      </w:r>
      <w:proofErr w:type="spellStart"/>
      <w:r>
        <w:t>Kühn</w:t>
      </w:r>
      <w:proofErr w:type="spellEnd"/>
      <w:r>
        <w:t xml:space="preserve">, S., &amp; </w:t>
      </w:r>
      <w:proofErr w:type="spellStart"/>
      <w:r>
        <w:t>Filevich</w:t>
      </w:r>
      <w:proofErr w:type="spellEnd"/>
      <w:r>
        <w:t xml:space="preserve">, E. (2015). </w:t>
      </w:r>
      <w:proofErr w:type="gramStart"/>
      <w:r>
        <w:t>" Just</w:t>
      </w:r>
      <w:proofErr w:type="gramEnd"/>
      <w:r>
        <w:t xml:space="preserve"> another tool for online studies”(JATOS): An easy solution for setup and management of web servers supporting online studies. </w:t>
      </w:r>
      <w:proofErr w:type="spellStart"/>
      <w:r>
        <w:rPr>
          <w:i/>
        </w:rPr>
        <w:t>PloS</w:t>
      </w:r>
      <w:proofErr w:type="spellEnd"/>
      <w:r>
        <w:rPr>
          <w:i/>
        </w:rPr>
        <w:t xml:space="preserve"> One</w:t>
      </w:r>
      <w:r>
        <w:t xml:space="preserve">, </w:t>
      </w:r>
      <w:r>
        <w:rPr>
          <w:i/>
        </w:rPr>
        <w:t>10</w:t>
      </w:r>
      <w:r>
        <w:t>(6), e0130834.</w:t>
      </w:r>
    </w:p>
    <w:p w14:paraId="79779C68" w14:textId="77777777" w:rsidR="00753D6F" w:rsidRDefault="00A55808">
      <w:pPr>
        <w:pStyle w:val="Bibliography"/>
      </w:pPr>
      <w:bookmarkStart w:id="105" w:name="ref-levitt1971transformed"/>
      <w:bookmarkEnd w:id="104"/>
      <w:r>
        <w:t xml:space="preserve">Levitt, H. (1971). Transformed up-down methods in psychoacoustics. </w:t>
      </w:r>
      <w:r>
        <w:rPr>
          <w:i/>
        </w:rPr>
        <w:t>The Journal of the Acoustical Society of America</w:t>
      </w:r>
      <w:r>
        <w:t xml:space="preserve">, </w:t>
      </w:r>
      <w:r>
        <w:rPr>
          <w:i/>
        </w:rPr>
        <w:t>49</w:t>
      </w:r>
      <w:r>
        <w:t>(2B), 467–477.</w:t>
      </w:r>
    </w:p>
    <w:p w14:paraId="7CB84BF2" w14:textId="77777777" w:rsidR="00753D6F" w:rsidRDefault="00A55808">
      <w:pPr>
        <w:pStyle w:val="Bibliography"/>
      </w:pPr>
      <w:bookmarkStart w:id="106" w:name="ref-mazor2020distinct"/>
      <w:bookmarkEnd w:id="105"/>
      <w:r>
        <w:t xml:space="preserve">Mazor, M., </w:t>
      </w:r>
      <w:proofErr w:type="spellStart"/>
      <w:r>
        <w:t>Friston</w:t>
      </w:r>
      <w:proofErr w:type="spellEnd"/>
      <w:r>
        <w:t xml:space="preserve">, K. J., &amp; Fleming, S. M. (2020). Distinct neural contributions to metacognition for detecting, but not discriminating visual stimuli. </w:t>
      </w:r>
      <w:proofErr w:type="spellStart"/>
      <w:r>
        <w:rPr>
          <w:i/>
        </w:rPr>
        <w:t>Elife</w:t>
      </w:r>
      <w:proofErr w:type="spellEnd"/>
      <w:r>
        <w:t xml:space="preserve">, </w:t>
      </w:r>
      <w:r>
        <w:rPr>
          <w:i/>
        </w:rPr>
        <w:t>9</w:t>
      </w:r>
      <w:r>
        <w:t>, e53900.</w:t>
      </w:r>
    </w:p>
    <w:p w14:paraId="45468105" w14:textId="77777777" w:rsidR="00753D6F" w:rsidRDefault="00A55808">
      <w:pPr>
        <w:pStyle w:val="Bibliography"/>
      </w:pPr>
      <w:bookmarkStart w:id="107" w:name="ref-mazor2019novel"/>
      <w:bookmarkEnd w:id="106"/>
      <w:r>
        <w:t xml:space="preserve">Mazor, M., Mazor, N., &amp; </w:t>
      </w:r>
      <w:proofErr w:type="spellStart"/>
      <w:r>
        <w:t>Mukamel</w:t>
      </w:r>
      <w:proofErr w:type="spellEnd"/>
      <w:r>
        <w:t xml:space="preserve">, R. (2019). A novel tool for time-locking study plans to results. </w:t>
      </w:r>
      <w:r>
        <w:rPr>
          <w:i/>
        </w:rPr>
        <w:t>European Journal of Neuroscience</w:t>
      </w:r>
      <w:r>
        <w:t xml:space="preserve">, </w:t>
      </w:r>
      <w:r>
        <w:rPr>
          <w:i/>
        </w:rPr>
        <w:t>49</w:t>
      </w:r>
      <w:r>
        <w:t>(9), 1149–1156.</w:t>
      </w:r>
    </w:p>
    <w:p w14:paraId="3CD06B44" w14:textId="77777777" w:rsidR="00753D6F" w:rsidRDefault="00A55808">
      <w:pPr>
        <w:pStyle w:val="Bibliography"/>
      </w:pPr>
      <w:bookmarkStart w:id="108" w:name="ref-mccarthy2015p5"/>
      <w:bookmarkEnd w:id="107"/>
      <w:r>
        <w:t xml:space="preserve">McCarthy, L. (2015). P5. </w:t>
      </w:r>
      <w:proofErr w:type="spellStart"/>
      <w:r>
        <w:t>Js</w:t>
      </w:r>
      <w:proofErr w:type="spellEnd"/>
      <w:r>
        <w:t xml:space="preserve">. </w:t>
      </w:r>
      <w:r>
        <w:rPr>
          <w:i/>
        </w:rPr>
        <w:t>URL: Https</w:t>
      </w:r>
      <w:proofErr w:type="gramStart"/>
      <w:r>
        <w:rPr>
          <w:i/>
        </w:rPr>
        <w:t>:/</w:t>
      </w:r>
      <w:proofErr w:type="gramEnd"/>
      <w:r>
        <w:rPr>
          <w:i/>
        </w:rPr>
        <w:t>/P5js. Org</w:t>
      </w:r>
      <w:r>
        <w:t xml:space="preserve">, </w:t>
      </w:r>
      <w:r>
        <w:rPr>
          <w:i/>
        </w:rPr>
        <w:t>3</w:t>
      </w:r>
      <w:r>
        <w:t>.</w:t>
      </w:r>
    </w:p>
    <w:p w14:paraId="22AFF05D" w14:textId="77777777" w:rsidR="00753D6F" w:rsidRDefault="00A55808">
      <w:pPr>
        <w:pStyle w:val="Bibliography"/>
      </w:pPr>
      <w:bookmarkStart w:id="109" w:name="ref-meuwese2014subjective"/>
      <w:bookmarkEnd w:id="108"/>
      <w:proofErr w:type="spellStart"/>
      <w:r>
        <w:t>Meuwese</w:t>
      </w:r>
      <w:proofErr w:type="spellEnd"/>
      <w:r>
        <w:t xml:space="preserve">, J. D., Loon, A. M. van, </w:t>
      </w:r>
      <w:proofErr w:type="spellStart"/>
      <w:r>
        <w:t>Lamme</w:t>
      </w:r>
      <w:proofErr w:type="spellEnd"/>
      <w:r>
        <w:t xml:space="preserve">, V. A., &amp; </w:t>
      </w:r>
      <w:proofErr w:type="spellStart"/>
      <w:r>
        <w:t>Fahrenfort</w:t>
      </w:r>
      <w:proofErr w:type="spellEnd"/>
      <w:r>
        <w:t xml:space="preserve">, J. J. (2014). The subjective experience of object recognition: Comparing metacognition for object detection and object categorization. </w:t>
      </w:r>
      <w:r>
        <w:rPr>
          <w:i/>
        </w:rPr>
        <w:t>Attention, Perception, &amp; Psychophysics</w:t>
      </w:r>
      <w:r>
        <w:t xml:space="preserve">, </w:t>
      </w:r>
      <w:r>
        <w:rPr>
          <w:i/>
        </w:rPr>
        <w:t>76</w:t>
      </w:r>
      <w:r>
        <w:t>(4), 1057–1068.</w:t>
      </w:r>
    </w:p>
    <w:p w14:paraId="52A4DF66" w14:textId="77777777" w:rsidR="00753D6F" w:rsidRDefault="00A55808">
      <w:pPr>
        <w:pStyle w:val="Bibliography"/>
      </w:pPr>
      <w:bookmarkStart w:id="110" w:name="ref-R-BayesFactor"/>
      <w:bookmarkEnd w:id="109"/>
      <w:r>
        <w:t xml:space="preserve">Morey, R. D., &amp; </w:t>
      </w:r>
      <w:proofErr w:type="spellStart"/>
      <w:r>
        <w:t>Rouder</w:t>
      </w:r>
      <w:proofErr w:type="spellEnd"/>
      <w:r>
        <w:t xml:space="preserve">, J. N. (2018). </w:t>
      </w:r>
      <w:proofErr w:type="spellStart"/>
      <w:r>
        <w:rPr>
          <w:i/>
        </w:rPr>
        <w:t>BayesFactor</w:t>
      </w:r>
      <w:proofErr w:type="spellEnd"/>
      <w:r>
        <w:rPr>
          <w:i/>
        </w:rPr>
        <w:t xml:space="preserve">: Computation of </w:t>
      </w:r>
      <w:proofErr w:type="spellStart"/>
      <w:r>
        <w:rPr>
          <w:i/>
        </w:rPr>
        <w:t>bayes</w:t>
      </w:r>
      <w:proofErr w:type="spellEnd"/>
      <w:r>
        <w:rPr>
          <w:i/>
        </w:rPr>
        <w:t xml:space="preserve"> factors for common designs</w:t>
      </w:r>
      <w:r>
        <w:t xml:space="preserve">. Retrieved from </w:t>
      </w:r>
      <w:hyperlink r:id="rId19">
        <w:r>
          <w:rPr>
            <w:rStyle w:val="Hyperlink"/>
          </w:rPr>
          <w:t>https://CRAN.R-project.org/package=BayesFactor</w:t>
        </w:r>
      </w:hyperlink>
    </w:p>
    <w:p w14:paraId="1A1B2E10" w14:textId="77777777" w:rsidR="00753D6F" w:rsidRDefault="00A55808">
      <w:pPr>
        <w:pStyle w:val="Bibliography"/>
      </w:pPr>
      <w:bookmarkStart w:id="111" w:name="ref-morey2015package"/>
      <w:bookmarkEnd w:id="110"/>
      <w:r>
        <w:t xml:space="preserve">Morey, R. D., </w:t>
      </w:r>
      <w:proofErr w:type="spellStart"/>
      <w:r>
        <w:t>Rouder</w:t>
      </w:r>
      <w:proofErr w:type="spellEnd"/>
      <w:r>
        <w:t>, J. N., Jamil, T., &amp; Morey, M. R. D. (2015). Package “</w:t>
      </w:r>
      <w:proofErr w:type="spellStart"/>
      <w:r>
        <w:t>bayesfactor</w:t>
      </w:r>
      <w:proofErr w:type="spellEnd"/>
      <w:r>
        <w:t xml:space="preserve">”. </w:t>
      </w:r>
      <w:proofErr w:type="spellStart"/>
      <w:r>
        <w:rPr>
          <w:i/>
        </w:rPr>
        <w:t>URLh</w:t>
      </w:r>
      <w:proofErr w:type="spellEnd"/>
      <w:r>
        <w:rPr>
          <w:i/>
        </w:rPr>
        <w:t xml:space="preserve"> Http://Cran/R-Projectorg/Web/Packages/BayesFactor/BayesFactor Pdf I (Accessed 1006 15)</w:t>
      </w:r>
      <w:r>
        <w:t>.</w:t>
      </w:r>
    </w:p>
    <w:p w14:paraId="1FC2E5C5" w14:textId="77777777" w:rsidR="00753D6F" w:rsidRDefault="00A55808">
      <w:pPr>
        <w:pStyle w:val="Bibliography"/>
      </w:pPr>
      <w:bookmarkStart w:id="112" w:name="ref-newman1980feature"/>
      <w:bookmarkEnd w:id="111"/>
      <w:r>
        <w:lastRenderedPageBreak/>
        <w:t xml:space="preserve">Newman, J. P., Wolff, W. T., &amp; Hearst, E. (1980). The feature-positive effect in adult human subjects. </w:t>
      </w:r>
      <w:r>
        <w:rPr>
          <w:i/>
        </w:rPr>
        <w:t>Journal of Experimental Psychology: Human Learning and Memory</w:t>
      </w:r>
      <w:r>
        <w:t xml:space="preserve">, </w:t>
      </w:r>
      <w:r>
        <w:rPr>
          <w:i/>
        </w:rPr>
        <w:t>6</w:t>
      </w:r>
      <w:r>
        <w:t>(5), 630.</w:t>
      </w:r>
    </w:p>
    <w:p w14:paraId="12F574C3" w14:textId="77777777" w:rsidR="00753D6F" w:rsidRDefault="00A55808">
      <w:pPr>
        <w:pStyle w:val="Bibliography"/>
      </w:pPr>
      <w:bookmarkStart w:id="113" w:name="ref-oaksford2002contrast"/>
      <w:bookmarkEnd w:id="112"/>
      <w:proofErr w:type="spellStart"/>
      <w:r>
        <w:t>Oaksford</w:t>
      </w:r>
      <w:proofErr w:type="spellEnd"/>
      <w:r>
        <w:t xml:space="preserve">, M. (2002). Contrast classes and matching bias as explanations of the effects of negation on conditional reasoning. </w:t>
      </w:r>
      <w:r>
        <w:rPr>
          <w:i/>
        </w:rPr>
        <w:t>Thinking &amp; Reasoning</w:t>
      </w:r>
      <w:r>
        <w:t xml:space="preserve">, </w:t>
      </w:r>
      <w:r>
        <w:rPr>
          <w:i/>
        </w:rPr>
        <w:t>8</w:t>
      </w:r>
      <w:r>
        <w:t>(2), 135–151.</w:t>
      </w:r>
    </w:p>
    <w:p w14:paraId="6D8D072C" w14:textId="77777777" w:rsidR="00753D6F" w:rsidRDefault="00A55808">
      <w:pPr>
        <w:pStyle w:val="Bibliography"/>
      </w:pPr>
      <w:bookmarkStart w:id="114" w:name="ref-oaksford2001probabilistic"/>
      <w:bookmarkEnd w:id="113"/>
      <w:proofErr w:type="spellStart"/>
      <w:r>
        <w:t>Oaksford</w:t>
      </w:r>
      <w:proofErr w:type="spellEnd"/>
      <w:r>
        <w:t xml:space="preserve">, M., &amp; </w:t>
      </w:r>
      <w:proofErr w:type="spellStart"/>
      <w:r>
        <w:t>Chater</w:t>
      </w:r>
      <w:proofErr w:type="spellEnd"/>
      <w:r>
        <w:t xml:space="preserve">, N. (2001). The probabilistic approach to human reasoning. </w:t>
      </w:r>
      <w:r>
        <w:rPr>
          <w:i/>
        </w:rPr>
        <w:t>Trends in Cognitive Sciences</w:t>
      </w:r>
      <w:r>
        <w:t xml:space="preserve">, </w:t>
      </w:r>
      <w:r>
        <w:rPr>
          <w:i/>
        </w:rPr>
        <w:t>5</w:t>
      </w:r>
      <w:r>
        <w:t>(8), 349–357.</w:t>
      </w:r>
    </w:p>
    <w:p w14:paraId="565914E0" w14:textId="77777777" w:rsidR="00753D6F" w:rsidRDefault="00A55808">
      <w:pPr>
        <w:pStyle w:val="Bibliography"/>
      </w:pPr>
      <w:bookmarkStart w:id="115" w:name="ref-R-base"/>
      <w:bookmarkEnd w:id="114"/>
      <w:r>
        <w:t xml:space="preserve">R Core Team. (2019). </w:t>
      </w:r>
      <w:r>
        <w:rPr>
          <w:i/>
        </w:rPr>
        <w:t>R: A language and environment for statistical computing</w:t>
      </w:r>
      <w:r>
        <w:t xml:space="preserve">. Vienna, Austria: R Foundation for Statistical Computing. Retrieved from </w:t>
      </w:r>
      <w:hyperlink r:id="rId20">
        <w:r>
          <w:rPr>
            <w:rStyle w:val="Hyperlink"/>
          </w:rPr>
          <w:t>https://www.R-project.org/</w:t>
        </w:r>
      </w:hyperlink>
    </w:p>
    <w:p w14:paraId="3282B2D0" w14:textId="77777777" w:rsidR="00753D6F" w:rsidRDefault="00A55808">
      <w:pPr>
        <w:pStyle w:val="Bibliography"/>
      </w:pPr>
      <w:bookmarkStart w:id="116" w:name="ref-reiter1980logic"/>
      <w:bookmarkEnd w:id="115"/>
      <w:r>
        <w:t xml:space="preserve">Reiter, R. (1980). A logic for default reasoning. </w:t>
      </w:r>
      <w:r>
        <w:rPr>
          <w:i/>
        </w:rPr>
        <w:t>Artificial Intelligence</w:t>
      </w:r>
      <w:r>
        <w:t xml:space="preserve">, </w:t>
      </w:r>
      <w:r>
        <w:rPr>
          <w:i/>
        </w:rPr>
        <w:t>13</w:t>
      </w:r>
      <w:r>
        <w:t>(1-2), 81–132.</w:t>
      </w:r>
    </w:p>
    <w:p w14:paraId="5B129C71" w14:textId="77777777" w:rsidR="00753D6F" w:rsidRDefault="00A55808">
      <w:pPr>
        <w:pStyle w:val="Bibliography"/>
      </w:pPr>
      <w:bookmarkStart w:id="117" w:name="ref-R-broom"/>
      <w:bookmarkEnd w:id="116"/>
      <w:r>
        <w:t xml:space="preserve">Robinson, D., &amp; Hayes, A. (2020). </w:t>
      </w:r>
      <w:r>
        <w:rPr>
          <w:i/>
        </w:rPr>
        <w:t xml:space="preserve">Broom: Convert statistical analysis objects into tidy </w:t>
      </w:r>
      <w:proofErr w:type="spellStart"/>
      <w:r>
        <w:rPr>
          <w:i/>
        </w:rPr>
        <w:t>tibbles</w:t>
      </w:r>
      <w:proofErr w:type="spellEnd"/>
      <w:r>
        <w:t xml:space="preserve">. Retrieved from </w:t>
      </w:r>
      <w:hyperlink r:id="rId21">
        <w:r>
          <w:rPr>
            <w:rStyle w:val="Hyperlink"/>
          </w:rPr>
          <w:t>https://CRAN.R-project.org/package=broom</w:t>
        </w:r>
      </w:hyperlink>
    </w:p>
    <w:p w14:paraId="740894CE" w14:textId="77777777" w:rsidR="00753D6F" w:rsidRDefault="00A55808">
      <w:pPr>
        <w:pStyle w:val="Bibliography"/>
      </w:pPr>
      <w:bookmarkStart w:id="118" w:name="ref-sainsbury1971feature"/>
      <w:bookmarkEnd w:id="117"/>
      <w:r>
        <w:t xml:space="preserve">Sainsbury, R. (1971). The “feature positive effect” and simultaneous discrimination learning. </w:t>
      </w:r>
      <w:r>
        <w:rPr>
          <w:i/>
        </w:rPr>
        <w:t>Journal of Experimental Child Psychology</w:t>
      </w:r>
      <w:r>
        <w:t xml:space="preserve">, </w:t>
      </w:r>
      <w:r>
        <w:rPr>
          <w:i/>
        </w:rPr>
        <w:t>11</w:t>
      </w:r>
      <w:r>
        <w:t>(3), 347–356.</w:t>
      </w:r>
    </w:p>
    <w:p w14:paraId="0841A969" w14:textId="77777777" w:rsidR="00753D6F" w:rsidRDefault="00A55808">
      <w:pPr>
        <w:pStyle w:val="Bibliography"/>
      </w:pPr>
      <w:bookmarkStart w:id="119" w:name="ref-takeda2000inhibitory"/>
      <w:bookmarkEnd w:id="118"/>
      <w:r>
        <w:t xml:space="preserve">Takeda, Y., &amp; Yagi, A. (2000). Inhibitory tagging in visual search </w:t>
      </w:r>
      <w:proofErr w:type="gramStart"/>
      <w:r>
        <w:t>can be found</w:t>
      </w:r>
      <w:proofErr w:type="gramEnd"/>
      <w:r>
        <w:t xml:space="preserve"> if search stimuli remain visible. </w:t>
      </w:r>
      <w:r>
        <w:rPr>
          <w:i/>
        </w:rPr>
        <w:t>Perception &amp; Psychophysics</w:t>
      </w:r>
      <w:r>
        <w:t xml:space="preserve">, </w:t>
      </w:r>
      <w:r>
        <w:rPr>
          <w:i/>
        </w:rPr>
        <w:t>62</w:t>
      </w:r>
      <w:r>
        <w:t>(5), 927–934.</w:t>
      </w:r>
    </w:p>
    <w:p w14:paraId="5A0CDD50" w14:textId="77777777" w:rsidR="00753D6F" w:rsidRDefault="00A55808">
      <w:pPr>
        <w:pStyle w:val="Bibliography"/>
      </w:pPr>
      <w:bookmarkStart w:id="120" w:name="ref-treisman1988feature"/>
      <w:bookmarkEnd w:id="119"/>
      <w:proofErr w:type="spellStart"/>
      <w:r>
        <w:t>Treisman</w:t>
      </w:r>
      <w:proofErr w:type="spellEnd"/>
      <w:r>
        <w:t xml:space="preserve">, A., &amp; </w:t>
      </w:r>
      <w:proofErr w:type="spellStart"/>
      <w:r>
        <w:t>Gormican</w:t>
      </w:r>
      <w:proofErr w:type="spellEnd"/>
      <w:r>
        <w:t xml:space="preserve">, S. (1988). Feature analysis in early vision: Evidence from search asymmetries. </w:t>
      </w:r>
      <w:r>
        <w:rPr>
          <w:i/>
        </w:rPr>
        <w:t>Psychological Review</w:t>
      </w:r>
      <w:r>
        <w:t xml:space="preserve">, </w:t>
      </w:r>
      <w:r>
        <w:rPr>
          <w:i/>
        </w:rPr>
        <w:t>95</w:t>
      </w:r>
      <w:r>
        <w:t>(1), 15.</w:t>
      </w:r>
    </w:p>
    <w:p w14:paraId="3A931A6F" w14:textId="77777777" w:rsidR="00753D6F" w:rsidRDefault="00A55808">
      <w:pPr>
        <w:pStyle w:val="Bibliography"/>
      </w:pPr>
      <w:bookmarkStart w:id="121" w:name="ref-treisman1985search"/>
      <w:bookmarkEnd w:id="120"/>
      <w:proofErr w:type="spellStart"/>
      <w:r>
        <w:t>Treisman</w:t>
      </w:r>
      <w:proofErr w:type="spellEnd"/>
      <w:r>
        <w:t xml:space="preserve">, A., &amp; </w:t>
      </w:r>
      <w:proofErr w:type="spellStart"/>
      <w:r>
        <w:t>Souther</w:t>
      </w:r>
      <w:proofErr w:type="spellEnd"/>
      <w:r>
        <w:t xml:space="preserve">, J. (1985). Search asymmetry: A diagnostic for </w:t>
      </w:r>
      <w:proofErr w:type="spellStart"/>
      <w:r>
        <w:t>preattentive</w:t>
      </w:r>
      <w:proofErr w:type="spellEnd"/>
      <w:r>
        <w:t xml:space="preserve"> processing of separable features. </w:t>
      </w:r>
      <w:r>
        <w:rPr>
          <w:i/>
        </w:rPr>
        <w:t>Journal of Experimental Psychology: General</w:t>
      </w:r>
      <w:r>
        <w:t xml:space="preserve">, </w:t>
      </w:r>
      <w:r>
        <w:rPr>
          <w:i/>
        </w:rPr>
        <w:t>114</w:t>
      </w:r>
      <w:r>
        <w:t>(3), 285.</w:t>
      </w:r>
    </w:p>
    <w:p w14:paraId="3869DC08" w14:textId="77777777" w:rsidR="00753D6F" w:rsidRDefault="00A55808">
      <w:pPr>
        <w:pStyle w:val="Bibliography"/>
      </w:pPr>
      <w:bookmarkStart w:id="122" w:name="ref-vincent2011search"/>
      <w:bookmarkEnd w:id="121"/>
      <w:r>
        <w:lastRenderedPageBreak/>
        <w:t xml:space="preserve">Vincent, B. T. (2011). Search asymmetries: Parallel processing of uncertain sensory information. </w:t>
      </w:r>
      <w:r>
        <w:rPr>
          <w:i/>
        </w:rPr>
        <w:t>Vision Research</w:t>
      </w:r>
      <w:r>
        <w:t xml:space="preserve">, </w:t>
      </w:r>
      <w:r>
        <w:rPr>
          <w:i/>
        </w:rPr>
        <w:t>51</w:t>
      </w:r>
      <w:r>
        <w:t>(15), 1741–1750.</w:t>
      </w:r>
    </w:p>
    <w:p w14:paraId="502AF23A" w14:textId="77777777" w:rsidR="00753D6F" w:rsidRDefault="00A55808">
      <w:pPr>
        <w:pStyle w:val="Bibliography"/>
      </w:pPr>
      <w:bookmarkStart w:id="123" w:name="ref-von1994visual"/>
      <w:bookmarkEnd w:id="122"/>
      <w:r>
        <w:t xml:space="preserve">Von </w:t>
      </w:r>
      <w:proofErr w:type="spellStart"/>
      <w:r>
        <w:t>Grünau</w:t>
      </w:r>
      <w:proofErr w:type="spellEnd"/>
      <w:r>
        <w:t xml:space="preserve">, M., &amp; </w:t>
      </w:r>
      <w:proofErr w:type="spellStart"/>
      <w:r>
        <w:t>Dubé</w:t>
      </w:r>
      <w:proofErr w:type="spellEnd"/>
      <w:r>
        <w:t xml:space="preserve">, S. (1994). Visual search asymmetry for viewing direction. </w:t>
      </w:r>
      <w:r>
        <w:rPr>
          <w:i/>
        </w:rPr>
        <w:t>Perception &amp; Psychophysics</w:t>
      </w:r>
      <w:r>
        <w:t xml:space="preserve">, </w:t>
      </w:r>
      <w:r>
        <w:rPr>
          <w:i/>
        </w:rPr>
        <w:t>56</w:t>
      </w:r>
      <w:r>
        <w:t>(2), 211–220.</w:t>
      </w:r>
    </w:p>
    <w:p w14:paraId="1A9B7450" w14:textId="77777777" w:rsidR="00753D6F" w:rsidRDefault="00A55808">
      <w:pPr>
        <w:pStyle w:val="Bibliography"/>
      </w:pPr>
      <w:bookmarkStart w:id="124" w:name="ref-walton1992nonfallacious"/>
      <w:bookmarkEnd w:id="123"/>
      <w:r>
        <w:t xml:space="preserve">Walton, D. (1992). </w:t>
      </w:r>
      <w:proofErr w:type="spellStart"/>
      <w:r>
        <w:t>Nonfallacious</w:t>
      </w:r>
      <w:proofErr w:type="spellEnd"/>
      <w:r>
        <w:t xml:space="preserve"> arguments from ignorance. </w:t>
      </w:r>
      <w:r>
        <w:rPr>
          <w:i/>
        </w:rPr>
        <w:t>American Philosophical Quarterly</w:t>
      </w:r>
      <w:r>
        <w:t xml:space="preserve">, </w:t>
      </w:r>
      <w:r>
        <w:rPr>
          <w:i/>
        </w:rPr>
        <w:t>29</w:t>
      </w:r>
      <w:r>
        <w:t>(4), 381–387.</w:t>
      </w:r>
    </w:p>
    <w:p w14:paraId="58C9E15A" w14:textId="77777777" w:rsidR="00753D6F" w:rsidRDefault="00A55808">
      <w:pPr>
        <w:pStyle w:val="Bibliography"/>
      </w:pPr>
      <w:bookmarkStart w:id="125" w:name="ref-wang1994familiarity"/>
      <w:bookmarkEnd w:id="124"/>
      <w:r>
        <w:t xml:space="preserve">Wang, Q., Cavanagh, P., &amp; Green, M. (1994). Familiarity and </w:t>
      </w:r>
      <w:proofErr w:type="gramStart"/>
      <w:r>
        <w:t>pop-out</w:t>
      </w:r>
      <w:proofErr w:type="gramEnd"/>
      <w:r>
        <w:t xml:space="preserve"> in visual search. </w:t>
      </w:r>
      <w:r>
        <w:rPr>
          <w:i/>
        </w:rPr>
        <w:t>Perception &amp; Psychophysics</w:t>
      </w:r>
      <w:r>
        <w:t xml:space="preserve">, </w:t>
      </w:r>
      <w:r>
        <w:rPr>
          <w:i/>
        </w:rPr>
        <w:t>56</w:t>
      </w:r>
      <w:r>
        <w:t>(5), 495–500.</w:t>
      </w:r>
    </w:p>
    <w:p w14:paraId="53D70DB0" w14:textId="77777777" w:rsidR="00753D6F" w:rsidRDefault="00A55808">
      <w:pPr>
        <w:pStyle w:val="Bibliography"/>
      </w:pPr>
      <w:bookmarkStart w:id="126" w:name="ref-R-ggplot2"/>
      <w:bookmarkEnd w:id="125"/>
      <w:r>
        <w:t xml:space="preserve">Wickham, H. (2016). </w:t>
      </w:r>
      <w:r>
        <w:rPr>
          <w:i/>
        </w:rPr>
        <w:t>Ggplot2: Elegant graphics for data analysis</w:t>
      </w:r>
      <w:r>
        <w:t>. Springer-</w:t>
      </w:r>
      <w:proofErr w:type="spellStart"/>
      <w:r>
        <w:t>Verlag</w:t>
      </w:r>
      <w:proofErr w:type="spellEnd"/>
      <w:r>
        <w:t xml:space="preserve"> New York. Retrieved from </w:t>
      </w:r>
      <w:hyperlink r:id="rId22">
        <w:r>
          <w:rPr>
            <w:rStyle w:val="Hyperlink"/>
          </w:rPr>
          <w:t>https://ggplot2.tidyverse.org</w:t>
        </w:r>
      </w:hyperlink>
    </w:p>
    <w:p w14:paraId="7C350A87" w14:textId="77777777" w:rsidR="00753D6F" w:rsidRDefault="00A55808">
      <w:pPr>
        <w:pStyle w:val="Bibliography"/>
      </w:pPr>
      <w:bookmarkStart w:id="127" w:name="ref-R-dplyr"/>
      <w:bookmarkEnd w:id="126"/>
      <w:r>
        <w:t xml:space="preserve">Wickham, H., François, R., Henry, L., &amp; Müller, K. (2020). </w:t>
      </w:r>
      <w:proofErr w:type="spellStart"/>
      <w:r>
        <w:rPr>
          <w:i/>
        </w:rPr>
        <w:t>Dplyr</w:t>
      </w:r>
      <w:proofErr w:type="spellEnd"/>
      <w:r>
        <w:rPr>
          <w:i/>
        </w:rPr>
        <w:t>: A grammar of data manipulation</w:t>
      </w:r>
      <w:r>
        <w:t xml:space="preserve">. Retrieved from </w:t>
      </w:r>
      <w:hyperlink r:id="rId23">
        <w:r>
          <w:rPr>
            <w:rStyle w:val="Hyperlink"/>
          </w:rPr>
          <w:t>https://CRAN.R-project.org/package=dplyr</w:t>
        </w:r>
      </w:hyperlink>
    </w:p>
    <w:p w14:paraId="19E1C4F9" w14:textId="77777777" w:rsidR="00753D6F" w:rsidRDefault="00A55808">
      <w:pPr>
        <w:pStyle w:val="Bibliography"/>
      </w:pPr>
      <w:bookmarkStart w:id="128" w:name="ref-R-tidyr"/>
      <w:bookmarkEnd w:id="127"/>
      <w:r>
        <w:t xml:space="preserve">Wickham, H., &amp; Henry, L. (2020). </w:t>
      </w:r>
      <w:proofErr w:type="spellStart"/>
      <w:r>
        <w:rPr>
          <w:i/>
        </w:rPr>
        <w:t>Tidyr</w:t>
      </w:r>
      <w:proofErr w:type="spellEnd"/>
      <w:r>
        <w:rPr>
          <w:i/>
        </w:rPr>
        <w:t>: Tidy messy data</w:t>
      </w:r>
      <w:r>
        <w:t xml:space="preserve">. Retrieved from </w:t>
      </w:r>
      <w:hyperlink r:id="rId24">
        <w:r>
          <w:rPr>
            <w:rStyle w:val="Hyperlink"/>
          </w:rPr>
          <w:t>https://CRAN.R-project.org/package=tidyr</w:t>
        </w:r>
      </w:hyperlink>
    </w:p>
    <w:p w14:paraId="054E358A" w14:textId="77777777" w:rsidR="00753D6F" w:rsidRDefault="00A55808">
      <w:pPr>
        <w:pStyle w:val="Bibliography"/>
      </w:pPr>
      <w:bookmarkStart w:id="129" w:name="ref-R-cowplot"/>
      <w:bookmarkEnd w:id="128"/>
      <w:r>
        <w:t xml:space="preserve">Wilke, C. O. (2019). </w:t>
      </w:r>
      <w:proofErr w:type="spellStart"/>
      <w:r>
        <w:rPr>
          <w:i/>
        </w:rPr>
        <w:t>Cowplot</w:t>
      </w:r>
      <w:proofErr w:type="spellEnd"/>
      <w:r>
        <w:rPr>
          <w:i/>
        </w:rPr>
        <w:t>: Streamlined plot theme and plot annotations for ’ggplot2’</w:t>
      </w:r>
      <w:r>
        <w:t xml:space="preserve">. Retrieved from </w:t>
      </w:r>
      <w:hyperlink r:id="rId25">
        <w:r>
          <w:rPr>
            <w:rStyle w:val="Hyperlink"/>
          </w:rPr>
          <w:t>https://CRAN.R-project.org/package=cowplot</w:t>
        </w:r>
      </w:hyperlink>
    </w:p>
    <w:bookmarkEnd w:id="94"/>
    <w:bookmarkEnd w:id="129"/>
    <w:p w14:paraId="2468A1A3" w14:textId="77777777" w:rsidR="00753D6F" w:rsidRDefault="00A55808">
      <w:r>
        <w:br w:type="page"/>
      </w:r>
    </w:p>
    <w:p w14:paraId="5D0DAE06" w14:textId="77777777" w:rsidR="00753D6F" w:rsidRDefault="00A55808">
      <w:pPr>
        <w:pStyle w:val="Heading1"/>
      </w:pPr>
      <w:bookmarkStart w:id="130" w:name="supplementary-information"/>
      <w:r>
        <w:lastRenderedPageBreak/>
        <w:t>Supplementary information</w:t>
      </w:r>
      <w:bookmarkEnd w:id="130"/>
    </w:p>
    <w:p w14:paraId="70DA04C7" w14:textId="77777777" w:rsidR="00753D6F" w:rsidRDefault="00A55808">
      <w:pPr>
        <w:pStyle w:val="Heading1"/>
      </w:pPr>
      <w:bookmarkStart w:id="131" w:name="pilot-data-and-analysis"/>
      <w:r>
        <w:t>Pilot data and analysis</w:t>
      </w:r>
      <w:bookmarkEnd w:id="131"/>
    </w:p>
    <w:p w14:paraId="76F63602" w14:textId="77777777" w:rsidR="00753D6F" w:rsidRDefault="00A55808">
      <w:pPr>
        <w:pStyle w:val="Heading2"/>
      </w:pPr>
      <w:bookmarkStart w:id="132" w:name="pilot-experiment"/>
      <w:r>
        <w:t>Pilot Experiment</w:t>
      </w:r>
      <w:bookmarkEnd w:id="132"/>
    </w:p>
    <w:p w14:paraId="5E82E455" w14:textId="77777777" w:rsidR="00753D6F" w:rsidRDefault="00A55808">
      <w:pPr>
        <w:pStyle w:val="FirstParagraph"/>
      </w:pPr>
      <w:proofErr w:type="gramStart"/>
      <w:r>
        <w:t>30</w:t>
      </w:r>
      <w:proofErr w:type="gramEnd"/>
      <w:r>
        <w:t xml:space="preserve"> participants were recruited from Prolific for our pilot experiment. We followed the procedure described in the Methods section, using </w:t>
      </w:r>
      <w:r>
        <w:rPr>
          <w:i/>
        </w:rPr>
        <w:t>Q</w:t>
      </w:r>
      <w:r>
        <w:t xml:space="preserve"> and </w:t>
      </w:r>
      <w:r>
        <w:rPr>
          <w:i/>
        </w:rPr>
        <w:t>O</w:t>
      </w:r>
      <w:r>
        <w:t xml:space="preserve"> as our stimuli. The experiment took about 10 minutes to complete. Subjects </w:t>
      </w:r>
      <w:proofErr w:type="gramStart"/>
      <w:r>
        <w:t>were paid</w:t>
      </w:r>
      <w:proofErr w:type="gramEnd"/>
      <w:r>
        <w:t xml:space="preserve"> £1.25 for their participation.</w:t>
      </w:r>
    </w:p>
    <w:p w14:paraId="5E7E8996" w14:textId="77777777" w:rsidR="00753D6F" w:rsidRDefault="00A55808">
      <w:pPr>
        <w:pStyle w:val="BodyText"/>
      </w:pPr>
      <w:r>
        <w:t xml:space="preserve">Mean accuracy was 0.80 in the discrimination task, 0.96 in the Q-in-O search task, and 0.95 in the O-in-Q search task. We excluded participants for performing below 70% accuracy in one or two of the search tasks, for performing below 60% accuracy in the discrimination task, for having extremely fast or slow reaction times in one or more of the tasks (below 250 milliseconds or above 5 seconds in more than 25% of the trials), and for failing the comprehension check. </w:t>
      </w:r>
      <w:proofErr w:type="gramStart"/>
      <w:r>
        <w:t>Overall</w:t>
      </w:r>
      <w:proofErr w:type="gramEnd"/>
      <w:r>
        <w:t xml:space="preserve"> we excluded 0 participants, leaving 30 participants for the main analysis.</w:t>
      </w:r>
    </w:p>
    <w:p w14:paraId="3771313C" w14:textId="77777777" w:rsidR="00753D6F" w:rsidRDefault="00A55808">
      <w:pPr>
        <w:pStyle w:val="Heading2"/>
      </w:pPr>
      <w:bookmarkStart w:id="133" w:name="visual-search-task-search-asymmetry"/>
      <w:r>
        <w:t>Visual search task: search asymmetry</w:t>
      </w:r>
      <w:bookmarkEnd w:id="133"/>
    </w:p>
    <w:p w14:paraId="0C7A9A4D" w14:textId="77777777" w:rsidR="00753D6F" w:rsidRDefault="00A55808">
      <w:pPr>
        <w:pStyle w:val="FirstParagraph"/>
      </w:pPr>
      <w:r>
        <w:t xml:space="preserve">Search time analysis </w:t>
      </w:r>
      <w:proofErr w:type="gramStart"/>
      <w:r>
        <w:t>was performed</w:t>
      </w:r>
      <w:proofErr w:type="gramEnd"/>
      <w:r>
        <w:t xml:space="preserve"> on correct trials with reaction time between 250 and 5000 milliseconds. Search slopes for the response time/set size function </w:t>
      </w:r>
      <w:proofErr w:type="gramStart"/>
      <w:r>
        <w:t>were extracted for each participant, task and response, and then subjected to a two-way analysis of variance</w:t>
      </w:r>
      <w:proofErr w:type="gramEnd"/>
      <w:r>
        <w:t xml:space="preserve">. As expected, we observed significant effects for target identity (mean search slope for </w:t>
      </w:r>
      <w:r>
        <w:rPr>
          <w:i/>
        </w:rPr>
        <w:t>Q-in-O</w:t>
      </w:r>
      <w:r>
        <w:t xml:space="preserve"> search: 18.93 </w:t>
      </w:r>
      <w:proofErr w:type="spellStart"/>
      <w:r>
        <w:t>ms</w:t>
      </w:r>
      <w:proofErr w:type="spellEnd"/>
      <w:r>
        <w:t xml:space="preserve">/item; mean search slope for </w:t>
      </w:r>
      <w:r>
        <w:rPr>
          <w:i/>
        </w:rPr>
        <w:t>O-in-Q</w:t>
      </w:r>
      <w:r>
        <w:t xml:space="preserve"> search: 54.89 </w:t>
      </w:r>
      <w:proofErr w:type="spellStart"/>
      <w:r>
        <w:t>ms</w:t>
      </w:r>
      <w:proofErr w:type="spellEnd"/>
      <w:r>
        <w:t>/item</w:t>
      </w:r>
      <w:proofErr w:type="gramStart"/>
      <w:r>
        <w:t xml:space="preserve">; </w:t>
      </w:r>
      <w:proofErr w:type="gramEnd"/>
      <m:oMath>
        <m:r>
          <w:rPr>
            <w:rFonts w:ascii="Cambria Math" w:hAnsi="Cambria Math"/>
          </w:rPr>
          <m:t>F(1,116)=44.39</m:t>
        </m:r>
      </m:oMath>
      <w:r>
        <w:t xml:space="preserve">, </w:t>
      </w:r>
      <m:oMath>
        <m:r>
          <w:rPr>
            <w:rFonts w:ascii="Cambria Math" w:hAnsi="Cambria Math"/>
          </w:rPr>
          <m:t>MSE=873.80</m:t>
        </m:r>
      </m:oMath>
      <w:r>
        <w:t xml:space="preserve">, </w:t>
      </w:r>
      <m:oMath>
        <m:r>
          <w:rPr>
            <w:rFonts w:ascii="Cambria Math" w:hAnsi="Cambria Math"/>
          </w:rPr>
          <m:t>p&lt;.001</m:t>
        </m:r>
      </m:oMath>
      <w:r>
        <w:t xml:space="preserve">) and response (mean search slope for target absent responses: 48.04; mean search slope for target present responses: 25.78; </w:t>
      </w:r>
      <m:oMath>
        <m:r>
          <w:rPr>
            <w:rFonts w:ascii="Cambria Math" w:hAnsi="Cambria Math"/>
          </w:rPr>
          <m:t>F(1,116)=17.01</m:t>
        </m:r>
      </m:oMath>
      <w:r>
        <w:t xml:space="preserve">, </w:t>
      </w:r>
      <m:oMath>
        <m:r>
          <w:rPr>
            <w:rFonts w:ascii="Cambria Math" w:hAnsi="Cambria Math"/>
          </w:rPr>
          <m:t>MSE=873.80</m:t>
        </m:r>
      </m:oMath>
      <w:r>
        <w:t xml:space="preserve">, </w:t>
      </w:r>
      <m:oMath>
        <m:r>
          <w:rPr>
            <w:rFonts w:ascii="Cambria Math" w:hAnsi="Cambria Math"/>
          </w:rPr>
          <m:t>p&lt;.001</m:t>
        </m:r>
      </m:oMath>
      <w:r>
        <w:t>; see Figure ). An interaction effect was also signif</w:t>
      </w:r>
      <w:proofErr w:type="spellStart"/>
      <w:r>
        <w:t>icant</w:t>
      </w:r>
      <w:proofErr w:type="spellEnd"/>
      <w:r>
        <w:t xml:space="preserve"> (</w:t>
      </w:r>
      <m:oMath>
        <m:r>
          <w:rPr>
            <w:rFonts w:ascii="Cambria Math" w:hAnsi="Cambria Math"/>
          </w:rPr>
          <m:t>F(1,116)=8.91</m:t>
        </m:r>
      </m:oMath>
      <w:proofErr w:type="gramStart"/>
      <w:r>
        <w:t xml:space="preserve">, </w:t>
      </w:r>
      <w:proofErr w:type="gramEnd"/>
      <m:oMath>
        <m:r>
          <w:rPr>
            <w:rFonts w:ascii="Cambria Math" w:hAnsi="Cambria Math"/>
          </w:rPr>
          <m:t>MSE=873.80</m:t>
        </m:r>
      </m:oMath>
      <w:r>
        <w:t xml:space="preserve">, </w:t>
      </w:r>
      <m:oMath>
        <m:r>
          <w:rPr>
            <w:rFonts w:ascii="Cambria Math" w:hAnsi="Cambria Math"/>
          </w:rPr>
          <m:t>p=</m:t>
        </m:r>
        <m:r>
          <w:rPr>
            <w:rFonts w:ascii="Cambria Math" w:hAnsi="Cambria Math"/>
          </w:rPr>
          <w:lastRenderedPageBreak/>
          <m:t>.003</m:t>
        </m:r>
      </m:oMath>
      <w:r>
        <w:t>). These results match previous reports of steeper search slopes for searching a circle among circles crossed by a line than for the inverse search (e.g., Treisman &amp; Souther, 1985).</w:t>
      </w:r>
    </w:p>
    <w:p w14:paraId="567E24BC" w14:textId="77777777" w:rsidR="00753D6F" w:rsidRDefault="00A55808">
      <w:pPr>
        <w:pStyle w:val="Compact"/>
      </w:pPr>
      <w:r>
        <w:t>(#</w:t>
      </w:r>
      <w:proofErr w:type="spellStart"/>
      <w:r>
        <w:t>tab</w:t>
      </w:r>
      <w:proofErr w:type="gramStart"/>
      <w:r>
        <w:t>:search</w:t>
      </w:r>
      <w:proofErr w:type="gramEnd"/>
      <w:r>
        <w:t>_analysis</w:t>
      </w:r>
      <w:proofErr w:type="spellEnd"/>
      <w:r>
        <w:t>)</w:t>
      </w:r>
    </w:p>
    <w:p w14:paraId="405412F1" w14:textId="77777777" w:rsidR="00753D6F" w:rsidRDefault="00A55808">
      <w:pPr>
        <w:pStyle w:val="TableCaption"/>
      </w:pPr>
      <w:r>
        <w:t>**</w:t>
      </w:r>
    </w:p>
    <w:tbl>
      <w:tblPr>
        <w:tblStyle w:val="Table"/>
        <w:tblW w:w="0" w:type="pct"/>
        <w:tblLook w:val="07E0" w:firstRow="1" w:lastRow="1" w:firstColumn="1" w:lastColumn="1" w:noHBand="1" w:noVBand="1"/>
      </w:tblPr>
      <w:tblGrid>
        <w:gridCol w:w="2054"/>
        <w:gridCol w:w="756"/>
        <w:gridCol w:w="553"/>
        <w:gridCol w:w="576"/>
        <w:gridCol w:w="876"/>
        <w:gridCol w:w="832"/>
        <w:gridCol w:w="636"/>
      </w:tblGrid>
      <w:tr w:rsidR="00753D6F" w14:paraId="51B7D2C0" w14:textId="77777777" w:rsidTr="00753D6F">
        <w:trPr>
          <w:cnfStyle w:val="100000000000" w:firstRow="1" w:lastRow="0" w:firstColumn="0" w:lastColumn="0" w:oddVBand="0" w:evenVBand="0" w:oddHBand="0" w:evenHBand="0" w:firstRowFirstColumn="0" w:firstRowLastColumn="0" w:lastRowFirstColumn="0" w:lastRowLastColumn="0"/>
        </w:trPr>
        <w:tc>
          <w:tcPr>
            <w:tcW w:w="0" w:type="auto"/>
            <w:tcBorders>
              <w:bottom w:val="single" w:sz="0" w:space="0" w:color="auto"/>
            </w:tcBorders>
            <w:vAlign w:val="bottom"/>
          </w:tcPr>
          <w:p w14:paraId="74678ECD" w14:textId="77777777" w:rsidR="00753D6F" w:rsidRDefault="00A55808">
            <w:pPr>
              <w:pStyle w:val="Compact"/>
            </w:pPr>
            <w:r>
              <w:t>Effect</w:t>
            </w:r>
          </w:p>
        </w:tc>
        <w:tc>
          <w:tcPr>
            <w:tcW w:w="0" w:type="auto"/>
            <w:tcBorders>
              <w:bottom w:val="single" w:sz="0" w:space="0" w:color="auto"/>
            </w:tcBorders>
            <w:vAlign w:val="bottom"/>
          </w:tcPr>
          <w:p w14:paraId="43DE33DA" w14:textId="77777777" w:rsidR="00753D6F" w:rsidRDefault="00A55808">
            <w:pPr>
              <w:pStyle w:val="Compact"/>
            </w:pPr>
            <m:oMathPara>
              <m:oMath>
                <m:r>
                  <w:rPr>
                    <w:rFonts w:ascii="Cambria Math" w:hAnsi="Cambria Math"/>
                  </w:rPr>
                  <m:t>F</m:t>
                </m:r>
              </m:oMath>
            </m:oMathPara>
          </w:p>
        </w:tc>
        <w:tc>
          <w:tcPr>
            <w:tcW w:w="0" w:type="auto"/>
            <w:tcBorders>
              <w:bottom w:val="single" w:sz="0" w:space="0" w:color="auto"/>
            </w:tcBorders>
            <w:vAlign w:val="bottom"/>
          </w:tcPr>
          <w:p w14:paraId="3E7802E5" w14:textId="77777777" w:rsidR="00753D6F" w:rsidRDefault="00F012EE">
            <w:pPr>
              <w:pStyle w:val="Compact"/>
            </w:pPr>
            <m:oMathPara>
              <m:oMath>
                <m:sSub>
                  <m:sSubPr>
                    <m:ctrlPr>
                      <w:rPr>
                        <w:rFonts w:ascii="Cambria Math" w:hAnsi="Cambria Math"/>
                      </w:rPr>
                    </m:ctrlPr>
                  </m:sSubPr>
                  <m:e>
                    <m:r>
                      <w:rPr>
                        <w:rFonts w:ascii="Cambria Math" w:hAnsi="Cambria Math"/>
                      </w:rPr>
                      <m:t>df</m:t>
                    </m:r>
                  </m:e>
                  <m:sub>
                    <m:r>
                      <w:rPr>
                        <w:rFonts w:ascii="Cambria Math" w:hAnsi="Cambria Math"/>
                      </w:rPr>
                      <m:t>1</m:t>
                    </m:r>
                  </m:sub>
                </m:sSub>
              </m:oMath>
            </m:oMathPara>
          </w:p>
        </w:tc>
        <w:tc>
          <w:tcPr>
            <w:tcW w:w="0" w:type="auto"/>
            <w:tcBorders>
              <w:bottom w:val="single" w:sz="0" w:space="0" w:color="auto"/>
            </w:tcBorders>
            <w:vAlign w:val="bottom"/>
          </w:tcPr>
          <w:p w14:paraId="1D13D6B9" w14:textId="77777777" w:rsidR="00753D6F" w:rsidRDefault="00F012EE">
            <w:pPr>
              <w:pStyle w:val="Compact"/>
            </w:pPr>
            <m:oMathPara>
              <m:oMath>
                <m:sSub>
                  <m:sSubPr>
                    <m:ctrlPr>
                      <w:rPr>
                        <w:rFonts w:ascii="Cambria Math" w:hAnsi="Cambria Math"/>
                      </w:rPr>
                    </m:ctrlPr>
                  </m:sSubPr>
                  <m:e>
                    <m:r>
                      <w:rPr>
                        <w:rFonts w:ascii="Cambria Math" w:hAnsi="Cambria Math"/>
                      </w:rPr>
                      <m:t>df</m:t>
                    </m:r>
                  </m:e>
                  <m:sub>
                    <m:r>
                      <w:rPr>
                        <w:rFonts w:ascii="Cambria Math" w:hAnsi="Cambria Math"/>
                      </w:rPr>
                      <m:t>2</m:t>
                    </m:r>
                  </m:sub>
                </m:sSub>
              </m:oMath>
            </m:oMathPara>
          </w:p>
        </w:tc>
        <w:tc>
          <w:tcPr>
            <w:tcW w:w="0" w:type="auto"/>
            <w:tcBorders>
              <w:bottom w:val="single" w:sz="0" w:space="0" w:color="auto"/>
            </w:tcBorders>
            <w:vAlign w:val="bottom"/>
          </w:tcPr>
          <w:p w14:paraId="1D212E48" w14:textId="77777777" w:rsidR="00753D6F" w:rsidRDefault="00A55808">
            <w:pPr>
              <w:pStyle w:val="Compact"/>
            </w:pPr>
            <m:oMathPara>
              <m:oMath>
                <m:r>
                  <w:rPr>
                    <w:rFonts w:ascii="Cambria Math" w:hAnsi="Cambria Math"/>
                  </w:rPr>
                  <m:t>MSE</m:t>
                </m:r>
              </m:oMath>
            </m:oMathPara>
          </w:p>
        </w:tc>
        <w:tc>
          <w:tcPr>
            <w:tcW w:w="0" w:type="auto"/>
            <w:tcBorders>
              <w:bottom w:val="single" w:sz="0" w:space="0" w:color="auto"/>
            </w:tcBorders>
            <w:vAlign w:val="bottom"/>
          </w:tcPr>
          <w:p w14:paraId="1CF9470A" w14:textId="77777777" w:rsidR="00753D6F" w:rsidRDefault="00A55808">
            <w:pPr>
              <w:pStyle w:val="Compact"/>
            </w:pPr>
            <m:oMathPara>
              <m:oMath>
                <m:r>
                  <w:rPr>
                    <w:rFonts w:ascii="Cambria Math" w:hAnsi="Cambria Math"/>
                  </w:rPr>
                  <m:t>p</m:t>
                </m:r>
              </m:oMath>
            </m:oMathPara>
          </w:p>
        </w:tc>
        <w:tc>
          <w:tcPr>
            <w:tcW w:w="0" w:type="auto"/>
            <w:tcBorders>
              <w:bottom w:val="single" w:sz="0" w:space="0" w:color="auto"/>
            </w:tcBorders>
            <w:vAlign w:val="bottom"/>
          </w:tcPr>
          <w:p w14:paraId="22271E08" w14:textId="77777777" w:rsidR="00753D6F" w:rsidRDefault="00F012EE">
            <w:pPr>
              <w:pStyle w:val="Compac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η</m:t>
                        </m:r>
                      </m:e>
                    </m:acc>
                  </m:e>
                  <m:sub>
                    <m:r>
                      <w:rPr>
                        <w:rFonts w:ascii="Cambria Math" w:hAnsi="Cambria Math"/>
                      </w:rPr>
                      <m:t>G</m:t>
                    </m:r>
                  </m:sub>
                  <m:sup>
                    <m:r>
                      <w:rPr>
                        <w:rFonts w:ascii="Cambria Math" w:hAnsi="Cambria Math"/>
                      </w:rPr>
                      <m:t>2</m:t>
                    </m:r>
                  </m:sup>
                </m:sSubSup>
              </m:oMath>
            </m:oMathPara>
          </w:p>
        </w:tc>
      </w:tr>
      <w:tr w:rsidR="00753D6F" w14:paraId="5845B4C3" w14:textId="77777777">
        <w:tc>
          <w:tcPr>
            <w:tcW w:w="0" w:type="auto"/>
          </w:tcPr>
          <w:p w14:paraId="141CF249" w14:textId="77777777" w:rsidR="00753D6F" w:rsidRDefault="00A55808">
            <w:pPr>
              <w:pStyle w:val="Compact"/>
            </w:pPr>
            <w:r>
              <w:t>Target</w:t>
            </w:r>
          </w:p>
        </w:tc>
        <w:tc>
          <w:tcPr>
            <w:tcW w:w="0" w:type="auto"/>
          </w:tcPr>
          <w:p w14:paraId="35878887" w14:textId="77777777" w:rsidR="00753D6F" w:rsidRDefault="00A55808">
            <w:pPr>
              <w:pStyle w:val="Compact"/>
            </w:pPr>
            <w:r>
              <w:t>44.39</w:t>
            </w:r>
          </w:p>
        </w:tc>
        <w:tc>
          <w:tcPr>
            <w:tcW w:w="0" w:type="auto"/>
          </w:tcPr>
          <w:p w14:paraId="2B8D6AC0" w14:textId="77777777" w:rsidR="00753D6F" w:rsidRDefault="00A55808">
            <w:pPr>
              <w:pStyle w:val="Compact"/>
            </w:pPr>
            <w:r>
              <w:t>1</w:t>
            </w:r>
          </w:p>
        </w:tc>
        <w:tc>
          <w:tcPr>
            <w:tcW w:w="0" w:type="auto"/>
          </w:tcPr>
          <w:p w14:paraId="6B451B11" w14:textId="77777777" w:rsidR="00753D6F" w:rsidRDefault="00A55808">
            <w:pPr>
              <w:pStyle w:val="Compact"/>
            </w:pPr>
            <w:r>
              <w:t>116</w:t>
            </w:r>
          </w:p>
        </w:tc>
        <w:tc>
          <w:tcPr>
            <w:tcW w:w="0" w:type="auto"/>
          </w:tcPr>
          <w:p w14:paraId="552C5AC7" w14:textId="77777777" w:rsidR="00753D6F" w:rsidRDefault="00A55808">
            <w:pPr>
              <w:pStyle w:val="Compact"/>
            </w:pPr>
            <w:r>
              <w:t>873.80</w:t>
            </w:r>
          </w:p>
        </w:tc>
        <w:tc>
          <w:tcPr>
            <w:tcW w:w="0" w:type="auto"/>
          </w:tcPr>
          <w:p w14:paraId="21A36B06" w14:textId="77777777" w:rsidR="00753D6F" w:rsidRDefault="00A55808">
            <w:pPr>
              <w:pStyle w:val="Compact"/>
            </w:pPr>
            <w:r>
              <w:t>&lt; .001</w:t>
            </w:r>
          </w:p>
        </w:tc>
        <w:tc>
          <w:tcPr>
            <w:tcW w:w="0" w:type="auto"/>
          </w:tcPr>
          <w:p w14:paraId="154D79C8" w14:textId="77777777" w:rsidR="00753D6F" w:rsidRDefault="00A55808">
            <w:pPr>
              <w:pStyle w:val="Compact"/>
            </w:pPr>
            <w:r>
              <w:t>.277</w:t>
            </w:r>
          </w:p>
        </w:tc>
      </w:tr>
      <w:tr w:rsidR="00753D6F" w14:paraId="43B1D9B6" w14:textId="77777777">
        <w:tc>
          <w:tcPr>
            <w:tcW w:w="0" w:type="auto"/>
          </w:tcPr>
          <w:p w14:paraId="05348525" w14:textId="77777777" w:rsidR="00753D6F" w:rsidRDefault="00A55808">
            <w:pPr>
              <w:pStyle w:val="Compact"/>
            </w:pPr>
            <w:r>
              <w:t>Response</w:t>
            </w:r>
          </w:p>
        </w:tc>
        <w:tc>
          <w:tcPr>
            <w:tcW w:w="0" w:type="auto"/>
          </w:tcPr>
          <w:p w14:paraId="4AE489EC" w14:textId="77777777" w:rsidR="00753D6F" w:rsidRDefault="00A55808">
            <w:pPr>
              <w:pStyle w:val="Compact"/>
            </w:pPr>
            <w:r>
              <w:t>17.01</w:t>
            </w:r>
          </w:p>
        </w:tc>
        <w:tc>
          <w:tcPr>
            <w:tcW w:w="0" w:type="auto"/>
          </w:tcPr>
          <w:p w14:paraId="3C8C0664" w14:textId="77777777" w:rsidR="00753D6F" w:rsidRDefault="00A55808">
            <w:pPr>
              <w:pStyle w:val="Compact"/>
            </w:pPr>
            <w:r>
              <w:t>1</w:t>
            </w:r>
          </w:p>
        </w:tc>
        <w:tc>
          <w:tcPr>
            <w:tcW w:w="0" w:type="auto"/>
          </w:tcPr>
          <w:p w14:paraId="62DDF421" w14:textId="77777777" w:rsidR="00753D6F" w:rsidRDefault="00A55808">
            <w:pPr>
              <w:pStyle w:val="Compact"/>
            </w:pPr>
            <w:r>
              <w:t>116</w:t>
            </w:r>
          </w:p>
        </w:tc>
        <w:tc>
          <w:tcPr>
            <w:tcW w:w="0" w:type="auto"/>
          </w:tcPr>
          <w:p w14:paraId="77EB92F7" w14:textId="77777777" w:rsidR="00753D6F" w:rsidRDefault="00A55808">
            <w:pPr>
              <w:pStyle w:val="Compact"/>
            </w:pPr>
            <w:r>
              <w:t>873.80</w:t>
            </w:r>
          </w:p>
        </w:tc>
        <w:tc>
          <w:tcPr>
            <w:tcW w:w="0" w:type="auto"/>
          </w:tcPr>
          <w:p w14:paraId="23720D09" w14:textId="77777777" w:rsidR="00753D6F" w:rsidRDefault="00A55808">
            <w:pPr>
              <w:pStyle w:val="Compact"/>
            </w:pPr>
            <w:r>
              <w:t>&lt; .001</w:t>
            </w:r>
          </w:p>
        </w:tc>
        <w:tc>
          <w:tcPr>
            <w:tcW w:w="0" w:type="auto"/>
          </w:tcPr>
          <w:p w14:paraId="696ADD1F" w14:textId="77777777" w:rsidR="00753D6F" w:rsidRDefault="00A55808">
            <w:pPr>
              <w:pStyle w:val="Compact"/>
            </w:pPr>
            <w:r>
              <w:t>.128</w:t>
            </w:r>
          </w:p>
        </w:tc>
      </w:tr>
      <w:tr w:rsidR="00753D6F" w14:paraId="1972F791" w14:textId="77777777">
        <w:trPr>
          <w:cnfStyle w:val="010000000000" w:firstRow="0" w:lastRow="1" w:firstColumn="0" w:lastColumn="0" w:oddVBand="0" w:evenVBand="0" w:oddHBand="0" w:evenHBand="0" w:firstRowFirstColumn="0" w:firstRowLastColumn="0" w:lastRowFirstColumn="0" w:lastRowLastColumn="0"/>
        </w:trPr>
        <w:tc>
          <w:tcPr>
            <w:tcW w:w="0" w:type="auto"/>
          </w:tcPr>
          <w:p w14:paraId="18F9E0BA" w14:textId="77777777" w:rsidR="00753D6F" w:rsidRDefault="00A55808">
            <w:pPr>
              <w:pStyle w:val="Compact"/>
            </w:pPr>
            <w:r>
              <w:t xml:space="preserve">Target </w:t>
            </w:r>
            <m:oMath>
              <m:r>
                <w:rPr>
                  <w:rFonts w:ascii="Cambria Math" w:hAnsi="Cambria Math"/>
                </w:rPr>
                <m:t>×</m:t>
              </m:r>
            </m:oMath>
            <w:r>
              <w:t xml:space="preserve"> Response</w:t>
            </w:r>
          </w:p>
        </w:tc>
        <w:tc>
          <w:tcPr>
            <w:tcW w:w="0" w:type="auto"/>
          </w:tcPr>
          <w:p w14:paraId="452F0F98" w14:textId="77777777" w:rsidR="00753D6F" w:rsidRDefault="00A55808">
            <w:pPr>
              <w:pStyle w:val="Compact"/>
            </w:pPr>
            <w:r>
              <w:t>8.91</w:t>
            </w:r>
          </w:p>
        </w:tc>
        <w:tc>
          <w:tcPr>
            <w:tcW w:w="0" w:type="auto"/>
          </w:tcPr>
          <w:p w14:paraId="397613C2" w14:textId="77777777" w:rsidR="00753D6F" w:rsidRDefault="00A55808">
            <w:pPr>
              <w:pStyle w:val="Compact"/>
            </w:pPr>
            <w:r>
              <w:t>1</w:t>
            </w:r>
          </w:p>
        </w:tc>
        <w:tc>
          <w:tcPr>
            <w:tcW w:w="0" w:type="auto"/>
          </w:tcPr>
          <w:p w14:paraId="01E0D5A4" w14:textId="77777777" w:rsidR="00753D6F" w:rsidRDefault="00A55808">
            <w:pPr>
              <w:pStyle w:val="Compact"/>
            </w:pPr>
            <w:r>
              <w:t>116</w:t>
            </w:r>
          </w:p>
        </w:tc>
        <w:tc>
          <w:tcPr>
            <w:tcW w:w="0" w:type="auto"/>
          </w:tcPr>
          <w:p w14:paraId="2970B817" w14:textId="77777777" w:rsidR="00753D6F" w:rsidRDefault="00A55808">
            <w:pPr>
              <w:pStyle w:val="Compact"/>
            </w:pPr>
            <w:r>
              <w:t>873.80</w:t>
            </w:r>
          </w:p>
        </w:tc>
        <w:tc>
          <w:tcPr>
            <w:tcW w:w="0" w:type="auto"/>
          </w:tcPr>
          <w:p w14:paraId="64531715" w14:textId="77777777" w:rsidR="00753D6F" w:rsidRDefault="00A55808">
            <w:pPr>
              <w:pStyle w:val="Compact"/>
            </w:pPr>
            <w:r>
              <w:t>.003</w:t>
            </w:r>
          </w:p>
        </w:tc>
        <w:tc>
          <w:tcPr>
            <w:tcW w:w="0" w:type="auto"/>
          </w:tcPr>
          <w:p w14:paraId="62A97178" w14:textId="77777777" w:rsidR="00753D6F" w:rsidRDefault="00A55808">
            <w:pPr>
              <w:pStyle w:val="Compact"/>
            </w:pPr>
            <w:r>
              <w:t>.071</w:t>
            </w:r>
          </w:p>
        </w:tc>
      </w:tr>
    </w:tbl>
    <w:p w14:paraId="6A902986" w14:textId="77777777" w:rsidR="00753D6F" w:rsidRDefault="00A55808">
      <w:pPr>
        <w:pStyle w:val="CaptionedFigure"/>
      </w:pPr>
      <w:r>
        <w:rPr>
          <w:noProof/>
          <w:lang w:bidi="he-IL"/>
        </w:rPr>
        <w:drawing>
          <wp:inline distT="0" distB="0" distL="0" distR="0" wp14:anchorId="3A34DC55" wp14:editId="18F5863E">
            <wp:extent cx="4587290" cy="3669832"/>
            <wp:effectExtent l="0" t="0" r="0" b="0"/>
            <wp:docPr id="4" name="Picture" descr="Figure 4:.  A: Median search time by distractor set size for the two search tasks and two responses. Correct responses only. Error bars represent the standard error of the median. B: mean search slope per target (Q or O) and response (present or absent). Error bars represent the standard error of the mean."/>
            <wp:cNvGraphicFramePr/>
            <a:graphic xmlns:a="http://schemas.openxmlformats.org/drawingml/2006/main">
              <a:graphicData uri="http://schemas.openxmlformats.org/drawingml/2006/picture">
                <pic:pic xmlns:pic="http://schemas.openxmlformats.org/drawingml/2006/picture">
                  <pic:nvPicPr>
                    <pic:cNvPr id="0" name="Picture" descr="asymmetry_files/figure-docx/RT-pilot-1.png"/>
                    <pic:cNvPicPr>
                      <a:picLocks noChangeAspect="1" noChangeArrowheads="1"/>
                    </pic:cNvPicPr>
                  </pic:nvPicPr>
                  <pic:blipFill>
                    <a:blip r:embed="rId26"/>
                    <a:stretch>
                      <a:fillRect/>
                    </a:stretch>
                  </pic:blipFill>
                  <pic:spPr bwMode="auto">
                    <a:xfrm>
                      <a:off x="0" y="0"/>
                      <a:ext cx="4587290" cy="3669832"/>
                    </a:xfrm>
                    <a:prstGeom prst="rect">
                      <a:avLst/>
                    </a:prstGeom>
                    <a:noFill/>
                    <a:ln w="9525">
                      <a:noFill/>
                      <a:headEnd/>
                      <a:tailEnd/>
                    </a:ln>
                  </pic:spPr>
                </pic:pic>
              </a:graphicData>
            </a:graphic>
          </wp:inline>
        </w:drawing>
      </w:r>
    </w:p>
    <w:p w14:paraId="3795EE32" w14:textId="77777777" w:rsidR="00753D6F" w:rsidRDefault="00A55808">
      <w:pPr>
        <w:pStyle w:val="ImageCaption"/>
      </w:pPr>
      <w:r>
        <w:rPr>
          <w:i/>
        </w:rPr>
        <w:t>Figure</w:t>
      </w:r>
      <w:r>
        <w:t xml:space="preserve"> </w:t>
      </w:r>
      <w:r>
        <w:rPr>
          <w:i/>
        </w:rPr>
        <w:t>4</w:t>
      </w:r>
      <w:proofErr w:type="gramStart"/>
      <w:r>
        <w:rPr>
          <w:i/>
        </w:rPr>
        <w:t>:</w:t>
      </w:r>
      <w:r>
        <w:t>.</w:t>
      </w:r>
      <w:proofErr w:type="gramEnd"/>
      <w:r>
        <w:t xml:space="preserve">  A: Median search time by distractor set size for the two search tasks and two responses. Correct responses only. Error bars represent the standard error of the median. B: mean </w:t>
      </w:r>
      <w:r>
        <w:lastRenderedPageBreak/>
        <w:t>search slope per target (Q or O) and response (present or absent). Error bars represent the standard error of the mean.</w:t>
      </w:r>
    </w:p>
    <w:p w14:paraId="0DDFB8F4" w14:textId="77777777" w:rsidR="00753D6F" w:rsidRDefault="00A55808">
      <w:pPr>
        <w:pStyle w:val="Heading2"/>
      </w:pPr>
      <w:bookmarkStart w:id="134" w:name="Xd519d9a14d874bacdd469fa80e7b416668ee75e"/>
      <w:r>
        <w:t>Discrimination task: metacognitive asymmetry</w:t>
      </w:r>
      <w:bookmarkEnd w:id="134"/>
    </w:p>
    <w:p w14:paraId="5AC71260" w14:textId="77777777" w:rsidR="00753D6F" w:rsidRDefault="00A55808">
      <w:pPr>
        <w:pStyle w:val="FirstParagraph"/>
      </w:pPr>
      <w:r>
        <w:t>Mean accuracy in the discrimination task was 0.81 (</w:t>
      </w:r>
      <m:oMath>
        <m:r>
          <w:rPr>
            <w:rFonts w:ascii="Cambria Math" w:hAnsi="Cambria Math"/>
          </w:rPr>
          <m:t>M=0.81</m:t>
        </m:r>
      </m:oMath>
      <w:r>
        <w:t xml:space="preserve">, 95% </w:t>
      </w:r>
      <w:proofErr w:type="gramStart"/>
      <w:r>
        <w:t xml:space="preserve">CI </w:t>
      </w:r>
      <w:proofErr w:type="gramEnd"/>
      <m:oMath>
        <m:r>
          <w:rPr>
            <w:rFonts w:ascii="Cambria Math" w:hAnsi="Cambria Math"/>
          </w:rPr>
          <m:t>[0.77</m:t>
        </m:r>
      </m:oMath>
      <w:r>
        <w:t xml:space="preserve">, </w:t>
      </w:r>
      <m:oMath>
        <m:r>
          <w:rPr>
            <w:rFonts w:ascii="Cambria Math" w:hAnsi="Cambria Math"/>
          </w:rPr>
          <m:t>0.84]</m:t>
        </m:r>
      </m:oMath>
      <w:r>
        <w:t>). Participants showed no consistent bias in their responses (</w:t>
      </w:r>
      <m:oMath>
        <m:r>
          <w:rPr>
            <w:rFonts w:ascii="Cambria Math" w:hAnsi="Cambria Math"/>
          </w:rPr>
          <m:t>M=0.53</m:t>
        </m:r>
      </m:oMath>
      <w:r>
        <w:t xml:space="preserve">, 95% </w:t>
      </w:r>
      <w:proofErr w:type="gramStart"/>
      <w:r>
        <w:t xml:space="preserve">CI </w:t>
      </w:r>
      <w:proofErr w:type="gramEnd"/>
      <m:oMath>
        <m:r>
          <w:rPr>
            <w:rFonts w:ascii="Cambria Math" w:hAnsi="Cambria Math"/>
          </w:rPr>
          <m:t>[0.48</m:t>
        </m:r>
      </m:oMath>
      <w:r>
        <w:t xml:space="preserve">, </w:t>
      </w:r>
      <m:oMath>
        <m:r>
          <w:rPr>
            <w:rFonts w:ascii="Cambria Math" w:hAnsi="Cambria Math"/>
          </w:rPr>
          <m:t>0.57]</m:t>
        </m:r>
      </m:oMath>
      <w:r>
        <w:t>). On a scale of 0 to 1, mean confidence level was 0.56 (</w:t>
      </w:r>
      <m:oMath>
        <m:r>
          <w:rPr>
            <w:rFonts w:ascii="Cambria Math" w:hAnsi="Cambria Math"/>
          </w:rPr>
          <m:t>M=0.56</m:t>
        </m:r>
      </m:oMath>
      <w:r>
        <w:t xml:space="preserve">, 95% </w:t>
      </w:r>
      <w:proofErr w:type="gramStart"/>
      <w:r>
        <w:t xml:space="preserve">CI </w:t>
      </w:r>
      <w:proofErr w:type="gramEnd"/>
      <m:oMath>
        <m:r>
          <w:rPr>
            <w:rFonts w:ascii="Cambria Math" w:hAnsi="Cambria Math"/>
          </w:rPr>
          <m:t>[0.47</m:t>
        </m:r>
      </m:oMath>
      <w:r>
        <w:t xml:space="preserve">, </w:t>
      </w:r>
      <m:oMath>
        <m:r>
          <w:rPr>
            <w:rFonts w:ascii="Cambria Math" w:hAnsi="Cambria Math"/>
          </w:rPr>
          <m:t>0.64]</m:t>
        </m:r>
      </m:oMath>
      <w:r>
        <w:t>). Confidence was higher for correct than for incorre</w:t>
      </w:r>
      <w:proofErr w:type="spellStart"/>
      <w:r>
        <w:t>ct</w:t>
      </w:r>
      <w:proofErr w:type="spellEnd"/>
      <w:r>
        <w:t xml:space="preserve"> responses (</w:t>
      </w: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=0.15</m:t>
        </m:r>
      </m:oMath>
      <w:r>
        <w:t xml:space="preserve">, 95% </w:t>
      </w:r>
      <w:proofErr w:type="gramStart"/>
      <w:r>
        <w:t xml:space="preserve">CI </w:t>
      </w:r>
      <w:proofErr w:type="gramEnd"/>
      <m:oMath>
        <m:r>
          <w:rPr>
            <w:rFonts w:ascii="Cambria Math" w:hAnsi="Cambria Math"/>
          </w:rPr>
          <m:t>[0.09</m:t>
        </m:r>
      </m:oMath>
      <w:r>
        <w:t xml:space="preserve">, </w:t>
      </w:r>
      <m:oMath>
        <m:r>
          <w:rPr>
            <w:rFonts w:ascii="Cambria Math" w:hAnsi="Cambria Math"/>
          </w:rPr>
          <m:t>0.21]</m:t>
        </m:r>
      </m:oMath>
      <w:r>
        <w:t xml:space="preserve">, </w:t>
      </w:r>
      <m:oMath>
        <m:r>
          <w:rPr>
            <w:rFonts w:ascii="Cambria Math" w:hAnsi="Cambria Math"/>
          </w:rPr>
          <m:t>t(29)=5.24</m:t>
        </m:r>
      </m:oMath>
      <w:r>
        <w:t xml:space="preserve">, </w:t>
      </w:r>
      <m:oMath>
        <m:r>
          <w:rPr>
            <w:rFonts w:ascii="Cambria Math" w:hAnsi="Cambria Math"/>
          </w:rPr>
          <m:t>p&lt;.001</m:t>
        </m:r>
      </m:oMath>
      <w:r>
        <w:t>).</w:t>
      </w:r>
    </w:p>
    <w:p w14:paraId="2218CD63" w14:textId="77777777" w:rsidR="00753D6F" w:rsidRDefault="00A55808">
      <w:pPr>
        <w:pStyle w:val="BodyText"/>
      </w:pPr>
      <w:r>
        <w:rPr>
          <w:i/>
        </w:rPr>
        <w:t>Q</w:t>
      </w:r>
      <w:r>
        <w:t xml:space="preserve"> responses were similar to detection ‘stimulus presence’ responses in several ways. First, response times were faster for </w:t>
      </w:r>
      <w:r>
        <w:rPr>
          <w:i/>
        </w:rPr>
        <w:t>Q</w:t>
      </w:r>
      <w:r>
        <w:t xml:space="preserve"> than for </w:t>
      </w:r>
      <w:r>
        <w:rPr>
          <w:i/>
        </w:rPr>
        <w:t>O</w:t>
      </w:r>
      <w:r>
        <w:t xml:space="preserve"> responses (</w:t>
      </w: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=-149.38</m:t>
        </m:r>
      </m:oMath>
      <w:r>
        <w:t xml:space="preserve">, 95% </w:t>
      </w:r>
      <w:proofErr w:type="gramStart"/>
      <w:r>
        <w:t xml:space="preserve">CI </w:t>
      </w:r>
      <w:proofErr w:type="gramEnd"/>
      <m:oMath>
        <m:r>
          <w:rPr>
            <w:rFonts w:ascii="Cambria Math" w:hAnsi="Cambria Math"/>
          </w:rPr>
          <m:t>[-241.39</m:t>
        </m:r>
      </m:oMath>
      <w:r>
        <w:t xml:space="preserve">, </w:t>
      </w:r>
      <m:oMath>
        <m:r>
          <w:rPr>
            <w:rFonts w:ascii="Cambria Math" w:hAnsi="Cambria Math"/>
          </w:rPr>
          <m:t>-57.38]</m:t>
        </m:r>
      </m:oMath>
      <w:r>
        <w:t xml:space="preserve">, </w:t>
      </w:r>
      <m:oMath>
        <m:r>
          <w:rPr>
            <w:rFonts w:ascii="Cambria Math" w:hAnsi="Cambria Math"/>
          </w:rPr>
          <m:t>t(29)=-3.32</m:t>
        </m:r>
      </m:oMath>
      <w:r>
        <w:t xml:space="preserve">, </w:t>
      </w:r>
      <m:oMath>
        <m:r>
          <w:rPr>
            <w:rFonts w:ascii="Cambria Math" w:hAnsi="Cambria Math"/>
          </w:rPr>
          <m:t>p=.002</m:t>
        </m:r>
      </m:oMath>
      <w:r>
        <w:t xml:space="preserve">). Second, confidence was generally higher for </w:t>
      </w:r>
      <w:r>
        <w:rPr>
          <w:i/>
        </w:rPr>
        <w:t>Q</w:t>
      </w:r>
      <w:r>
        <w:t xml:space="preserve"> responses (</w:t>
      </w: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=0.10</m:t>
        </m:r>
      </m:oMath>
      <w:r>
        <w:t xml:space="preserve">, 95% </w:t>
      </w:r>
      <w:proofErr w:type="gramStart"/>
      <w:r>
        <w:t xml:space="preserve">CI </w:t>
      </w:r>
      <w:proofErr w:type="gramEnd"/>
      <m:oMath>
        <m:r>
          <w:rPr>
            <w:rFonts w:ascii="Cambria Math" w:hAnsi="Cambria Math"/>
          </w:rPr>
          <m:t>[0.05</m:t>
        </m:r>
      </m:oMath>
      <w:r>
        <w:t xml:space="preserve">, </w:t>
      </w:r>
      <m:oMath>
        <m:r>
          <w:rPr>
            <w:rFonts w:ascii="Cambria Math" w:hAnsi="Cambria Math"/>
          </w:rPr>
          <m:t>0.16]</m:t>
        </m:r>
      </m:oMath>
      <w:r>
        <w:t xml:space="preserve">, </w:t>
      </w:r>
      <m:oMath>
        <m:r>
          <w:rPr>
            <w:rFonts w:ascii="Cambria Math" w:hAnsi="Cambria Math"/>
          </w:rPr>
          <m:t>t(29)=3.63</m:t>
        </m:r>
      </m:oMath>
      <w:r>
        <w:t xml:space="preserve">, </w:t>
      </w:r>
      <m:oMath>
        <m:r>
          <w:rPr>
            <w:rFonts w:ascii="Cambria Math" w:hAnsi="Cambria Math"/>
          </w:rPr>
          <m:t>p=.001</m:t>
        </m:r>
      </m:oMath>
      <w:r>
        <w:t>). Lastly, in order to measure metacognitive asymmetry, we extracted the response-conditional type-2 ROC (rc-ROC) curves for the two responses (</w:t>
      </w:r>
      <w:r>
        <w:rPr>
          <w:i/>
        </w:rPr>
        <w:t>Q</w:t>
      </w:r>
      <w:r>
        <w:t xml:space="preserve"> and </w:t>
      </w:r>
      <w:r>
        <w:rPr>
          <w:i/>
        </w:rPr>
        <w:t>O</w:t>
      </w:r>
      <w:r>
        <w:t xml:space="preserve">) in the discrimination task. This </w:t>
      </w:r>
      <w:proofErr w:type="gramStart"/>
      <w:r>
        <w:t>was done</w:t>
      </w:r>
      <w:proofErr w:type="gramEnd"/>
      <w:r>
        <w:t xml:space="preserve"> by plotting the cumulative distribution of confidence ratings (high to low) for correct responses against the same distribution for incorrect responses. The area under the </w:t>
      </w:r>
      <w:proofErr w:type="spellStart"/>
      <w:r>
        <w:t>rc</w:t>
      </w:r>
      <w:proofErr w:type="spellEnd"/>
      <w:r>
        <w:t>-ROC curve (</w:t>
      </w:r>
      <w:proofErr w:type="spellStart"/>
      <w:r>
        <w:t>auROC</w:t>
      </w:r>
      <w:proofErr w:type="spellEnd"/>
      <w:r>
        <w:t xml:space="preserve">) </w:t>
      </w:r>
      <w:proofErr w:type="gramStart"/>
      <w:r>
        <w:t>was then taken</w:t>
      </w:r>
      <w:proofErr w:type="gramEnd"/>
      <w:r>
        <w:t xml:space="preserve"> as a measure of metacognitive sensitivity (Kanai et al., 2010; </w:t>
      </w:r>
      <w:proofErr w:type="spellStart"/>
      <w:r>
        <w:t>Meuwese</w:t>
      </w:r>
      <w:proofErr w:type="spellEnd"/>
      <w:r>
        <w:t xml:space="preserve"> et al., 2014). This analysis was available only for those </w:t>
      </w:r>
      <w:proofErr w:type="spellStart"/>
      <w:r>
        <w:t>participats</w:t>
      </w:r>
      <w:proofErr w:type="spellEnd"/>
      <w:r>
        <w:t xml:space="preserve"> that had at least one of each error type (</w:t>
      </w:r>
      <w:r>
        <w:rPr>
          <w:i/>
        </w:rPr>
        <w:t>Q</w:t>
      </w:r>
      <w:r>
        <w:t xml:space="preserve"> </w:t>
      </w:r>
      <w:proofErr w:type="spellStart"/>
      <w:r>
        <w:t>miskaen</w:t>
      </w:r>
      <w:proofErr w:type="spellEnd"/>
      <w:r>
        <w:t xml:space="preserve"> for </w:t>
      </w:r>
      <w:r>
        <w:rPr>
          <w:i/>
        </w:rPr>
        <w:t>O</w:t>
      </w:r>
      <w:r>
        <w:t xml:space="preserve"> and vice versa). Indeed, </w:t>
      </w:r>
      <w:proofErr w:type="spellStart"/>
      <w:r>
        <w:t>auAUC</w:t>
      </w:r>
      <w:proofErr w:type="spellEnd"/>
      <w:r>
        <w:t xml:space="preserve"> for </w:t>
      </w:r>
      <w:r>
        <w:rPr>
          <w:i/>
        </w:rPr>
        <w:t>Q</w:t>
      </w:r>
      <w:r>
        <w:t xml:space="preserve"> responses (</w:t>
      </w:r>
      <m:oMath>
        <m:r>
          <w:rPr>
            <w:rFonts w:ascii="Cambria Math" w:hAnsi="Cambria Math"/>
          </w:rPr>
          <m:t>M=0.67</m:t>
        </m:r>
      </m:oMath>
      <w:r>
        <w:t xml:space="preserve">, 95% </w:t>
      </w:r>
      <w:proofErr w:type="gramStart"/>
      <w:r>
        <w:t xml:space="preserve">CI </w:t>
      </w:r>
      <w:proofErr w:type="gramEnd"/>
      <m:oMath>
        <m:r>
          <w:rPr>
            <w:rFonts w:ascii="Cambria Math" w:hAnsi="Cambria Math"/>
          </w:rPr>
          <m:t>[0.61</m:t>
        </m:r>
      </m:oMath>
      <w:r>
        <w:t xml:space="preserve">, </w:t>
      </w:r>
      <m:oMath>
        <m:r>
          <w:rPr>
            <w:rFonts w:ascii="Cambria Math" w:hAnsi="Cambria Math"/>
          </w:rPr>
          <m:t>0.74]</m:t>
        </m:r>
      </m:oMath>
      <w:r>
        <w:t xml:space="preserve">) was significantly higher than for </w:t>
      </w:r>
      <w:r>
        <w:rPr>
          <w:i/>
        </w:rPr>
        <w:t>O</w:t>
      </w:r>
      <w:r>
        <w:t xml:space="preserve"> responses (</w:t>
      </w:r>
      <m:oMath>
        <m:r>
          <w:rPr>
            <w:rFonts w:ascii="Cambria Math" w:hAnsi="Cambria Math"/>
          </w:rPr>
          <m:t>M=0.59</m:t>
        </m:r>
      </m:oMath>
      <w:r>
        <w:t xml:space="preserve">, 95% CI </w:t>
      </w:r>
      <m:oMath>
        <m:r>
          <w:rPr>
            <w:rFonts w:ascii="Cambria Math" w:hAnsi="Cambria Math"/>
          </w:rPr>
          <m:t>[0.53</m:t>
        </m:r>
      </m:oMath>
      <w:r>
        <w:t xml:space="preserve">, </w:t>
      </w:r>
      <m:oMath>
        <m:r>
          <w:rPr>
            <w:rFonts w:ascii="Cambria Math" w:hAnsi="Cambria Math"/>
          </w:rPr>
          <m:t>0.65]</m:t>
        </m:r>
      </m:oMath>
      <w:r>
        <w:t xml:space="preserve">; </w:t>
      </w:r>
      <m:oMath>
        <m:r>
          <w:rPr>
            <w:rFonts w:ascii="Cambria Math" w:hAnsi="Cambria Math"/>
          </w:rPr>
          <m:t>t(20)=2.15</m:t>
        </m:r>
      </m:oMath>
      <w:r>
        <w:t xml:space="preserve">, </w:t>
      </w:r>
      <m:oMath>
        <m:r>
          <w:rPr>
            <w:rFonts w:ascii="Cambria Math" w:hAnsi="Cambria Math"/>
          </w:rPr>
          <m:t>p=.044</m:t>
        </m:r>
      </m:oMath>
      <w:r>
        <w:t>; Cohen’s d = 0.47; see Figure .), mirroring the metacognitive asymmetry for detection judgments.</w:t>
      </w:r>
    </w:p>
    <w:p w14:paraId="2C8C00A5" w14:textId="77777777" w:rsidR="00753D6F" w:rsidRDefault="00A55808">
      <w:pPr>
        <w:pStyle w:val="BodyText"/>
      </w:pPr>
      <w:r>
        <w:lastRenderedPageBreak/>
        <w:t>Similar to Vincent (2011), we observed shallow standardized ROC (</w:t>
      </w:r>
      <w:proofErr w:type="spellStart"/>
      <w:r>
        <w:t>zROC</w:t>
      </w:r>
      <w:proofErr w:type="spellEnd"/>
      <w:r>
        <w:t>) curves (</w:t>
      </w:r>
      <m:oMath>
        <m:r>
          <w:rPr>
            <w:rFonts w:ascii="Cambria Math" w:hAnsi="Cambria Math"/>
          </w:rPr>
          <m:t>M=</m:t>
        </m:r>
      </m:oMath>
      <w:r>
        <w:t xml:space="preserve"> </w:t>
      </w:r>
      <w:proofErr w:type="gramStart"/>
      <w:r>
        <w:t xml:space="preserve">0.69 </w:t>
      </w:r>
      <w:proofErr w:type="gramEnd"/>
      <m:oMath>
        <m:r>
          <w:rPr>
            <w:rFonts w:ascii="Cambria Math" w:hAnsi="Cambria Math"/>
          </w:rPr>
          <m:t>t(29)=-6.70</m:t>
        </m:r>
      </m:oMath>
      <w:r>
        <w:t xml:space="preserve">, </w:t>
      </w:r>
      <m:oMath>
        <m:r>
          <w:rPr>
            <w:rFonts w:ascii="Cambria Math" w:hAnsi="Cambria Math"/>
          </w:rPr>
          <m:t>p&lt;.001</m:t>
        </m:r>
      </m:oMath>
      <w:r>
        <w:t xml:space="preserve"> for a t test on the log slopes). Shallow zROC curves are typical of situations where the signal distribution for one category is broader than for the oth</w:t>
      </w:r>
      <w:proofErr w:type="spellStart"/>
      <w:r>
        <w:t>er</w:t>
      </w:r>
      <w:proofErr w:type="spellEnd"/>
      <w:r>
        <w:t xml:space="preserve"> (</w:t>
      </w:r>
      <w:proofErr w:type="spellStart"/>
      <w:r>
        <w:t>Kellij</w:t>
      </w:r>
      <w:proofErr w:type="spellEnd"/>
      <w:r>
        <w:t xml:space="preserve"> et al., 2018; Vincent, 2011).</w:t>
      </w:r>
    </w:p>
    <w:p w14:paraId="12017DD4" w14:textId="77777777" w:rsidR="00753D6F" w:rsidRDefault="00A55808">
      <w:pPr>
        <w:pStyle w:val="CaptionedFigure"/>
      </w:pPr>
      <w:r>
        <w:rPr>
          <w:noProof/>
          <w:lang w:bidi="he-IL"/>
        </w:rPr>
        <w:drawing>
          <wp:inline distT="0" distB="0" distL="0" distR="0" wp14:anchorId="1E2BB871" wp14:editId="0E4F7835">
            <wp:extent cx="4587290" cy="3669832"/>
            <wp:effectExtent l="0" t="0" r="0" b="0"/>
            <wp:docPr id="5" name="Picture" descr="Figure 5:.  response conditional ROC curves for the two discrimination responses. The area under the curve is a measure of metacognitive sensitivity. Bottom right inset: distributions of the area under the curve for the two responses, across participants. Overall, participants had lower metacognitive insight into the accuracy of their ‘O’ responses."/>
            <wp:cNvGraphicFramePr/>
            <a:graphic xmlns:a="http://schemas.openxmlformats.org/drawingml/2006/main">
              <a:graphicData uri="http://schemas.openxmlformats.org/drawingml/2006/picture">
                <pic:pic xmlns:pic="http://schemas.openxmlformats.org/drawingml/2006/picture">
                  <pic:nvPicPr>
                    <pic:cNvPr id="0" name="Picture" descr="asymmetry_files/figure-docx/rc-ROC-pilot-1.png"/>
                    <pic:cNvPicPr>
                      <a:picLocks noChangeAspect="1" noChangeArrowheads="1"/>
                    </pic:cNvPicPr>
                  </pic:nvPicPr>
                  <pic:blipFill>
                    <a:blip r:embed="rId27"/>
                    <a:stretch>
                      <a:fillRect/>
                    </a:stretch>
                  </pic:blipFill>
                  <pic:spPr bwMode="auto">
                    <a:xfrm>
                      <a:off x="0" y="0"/>
                      <a:ext cx="4587290" cy="3669832"/>
                    </a:xfrm>
                    <a:prstGeom prst="rect">
                      <a:avLst/>
                    </a:prstGeom>
                    <a:noFill/>
                    <a:ln w="9525">
                      <a:noFill/>
                      <a:headEnd/>
                      <a:tailEnd/>
                    </a:ln>
                  </pic:spPr>
                </pic:pic>
              </a:graphicData>
            </a:graphic>
          </wp:inline>
        </w:drawing>
      </w:r>
    </w:p>
    <w:p w14:paraId="5E44F738" w14:textId="77777777" w:rsidR="00753D6F" w:rsidRDefault="00A55808">
      <w:pPr>
        <w:pStyle w:val="ImageCaption"/>
      </w:pPr>
      <w:r>
        <w:rPr>
          <w:i/>
        </w:rPr>
        <w:t>Figure</w:t>
      </w:r>
      <w:r>
        <w:t xml:space="preserve"> </w:t>
      </w:r>
      <w:r>
        <w:rPr>
          <w:i/>
        </w:rPr>
        <w:t>5</w:t>
      </w:r>
      <w:proofErr w:type="gramStart"/>
      <w:r>
        <w:rPr>
          <w:i/>
        </w:rPr>
        <w:t>:</w:t>
      </w:r>
      <w:r>
        <w:t>.</w:t>
      </w:r>
      <w:proofErr w:type="gramEnd"/>
      <w:r>
        <w:t xml:space="preserve">  </w:t>
      </w:r>
      <w:proofErr w:type="gramStart"/>
      <w:r>
        <w:t>response</w:t>
      </w:r>
      <w:proofErr w:type="gramEnd"/>
      <w:r>
        <w:t xml:space="preserve"> conditional ROC curves for the two discrimination responses. The area under the curve is a measure of metacognitive sensitivity. Bottom right inset: distributions of the area under the curve for the two responses, across participants. Overall, participants had lower metacognitive insight into the accuracy of their ‘O’ responses.</w:t>
      </w:r>
    </w:p>
    <w:sectPr w:rsidR="00753D6F" w:rsidSect="0099490D">
      <w:headerReference w:type="even" r:id="rId28"/>
      <w:headerReference w:type="default" r:id="rId29"/>
      <w:headerReference w:type="first" r:id="rId30"/>
      <w:pgSz w:w="12240" w:h="15840"/>
      <w:pgMar w:top="1417" w:right="1417" w:bottom="1134" w:left="1417" w:header="720" w:footer="72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8" w:author="Rani Moran" w:date="2020-09-04T16:11:00Z" w:initials="RM">
    <w:p w14:paraId="078048F3" w14:textId="77777777" w:rsidR="00F012EE" w:rsidRDefault="00F012EE">
      <w:pPr>
        <w:pStyle w:val="CommentText"/>
      </w:pPr>
      <w:r>
        <w:rPr>
          <w:rStyle w:val="CommentReference"/>
        </w:rPr>
        <w:annotationRef/>
      </w:r>
      <w:r>
        <w:t>Madan, please specify these are response contingent ROC curves – and maybe write something like (Methods) as the calculation of these creatures will be described latter. Do you think we can count on readers understanding what those are?</w:t>
      </w:r>
    </w:p>
    <w:p w14:paraId="5F7B36E1" w14:textId="77777777" w:rsidR="00F012EE" w:rsidRDefault="00F012EE">
      <w:pPr>
        <w:pStyle w:val="CommentText"/>
      </w:pPr>
      <w:r>
        <w:t>In addition- in the main text you say that confidence is also LOWER for absence choices. Is there a way to see this from the curve (simple to explain?).</w:t>
      </w:r>
    </w:p>
    <w:p w14:paraId="14F53876" w14:textId="77777777" w:rsidR="00F012EE" w:rsidRDefault="00F012EE">
      <w:pPr>
        <w:pStyle w:val="CommentText"/>
      </w:pPr>
      <w:r>
        <w:t xml:space="preserve">Finally, sorry for being a nudnik but the blue and red point align perfectly vertically. This will not necessarily be the case so maybe a bit misleading? </w:t>
      </w:r>
    </w:p>
  </w:comment>
  <w:comment w:id="19" w:author="Matan Mazor" w:date="2020-09-06T13:46:00Z" w:initials="MM">
    <w:p w14:paraId="5C3487A1" w14:textId="2FCDAB81" w:rsidR="00F012EE" w:rsidRDefault="00F012EE">
      <w:pPr>
        <w:pStyle w:val="CommentText"/>
        <w:rPr>
          <w:rStyle w:val="CommentReference"/>
        </w:rPr>
      </w:pPr>
      <w:r>
        <w:rPr>
          <w:rStyle w:val="CommentReference"/>
        </w:rPr>
        <w:annotationRef/>
      </w:r>
      <w:r>
        <w:rPr>
          <w:rStyle w:val="CommentReference"/>
        </w:rPr>
        <w:t>I’ve now added a reference to the methods.</w:t>
      </w:r>
    </w:p>
    <w:p w14:paraId="4C297BFC" w14:textId="77777777" w:rsidR="00F012EE" w:rsidRDefault="00F012EE" w:rsidP="007B7110">
      <w:pPr>
        <w:pStyle w:val="CommentText"/>
        <w:rPr>
          <w:noProof/>
          <w:lang w:bidi="he-IL"/>
        </w:rPr>
      </w:pPr>
      <w:r>
        <w:rPr>
          <w:rStyle w:val="CommentReference"/>
        </w:rPr>
        <w:t>Regarding your points 2 and 3 – the vertical alignment results from the fact that metacognitive asymmetry reflects lower confidence in correct rejections, rather than higher confidence in misses. We see this vertical alignment empirically, although it is not critical for our argument here.</w:t>
      </w:r>
      <w:r>
        <w:rPr>
          <w:rStyle w:val="CommentReference"/>
        </w:rPr>
        <w:br/>
      </w:r>
    </w:p>
    <w:p w14:paraId="00393CC6" w14:textId="2208F19B" w:rsidR="00F012EE" w:rsidRDefault="00F012EE" w:rsidP="007B7110">
      <w:pPr>
        <w:pStyle w:val="CommentText"/>
      </w:pPr>
      <w:r>
        <w:rPr>
          <w:noProof/>
          <w:lang w:bidi="he-IL"/>
        </w:rPr>
        <w:drawing>
          <wp:inline distT="0" distB="0" distL="0" distR="0" wp14:anchorId="5D06FA20" wp14:editId="7EC8F92F">
            <wp:extent cx="1490785" cy="1406784"/>
            <wp:effectExtent l="0" t="0" r="0" b="3175"/>
            <wp:docPr id="7" name="Picture 7" descr="https://iiif.elifesciences.org/lax:53900%2Felife-53900-fig2-v1.tif/full/617,/0/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iif.elifesciences.org/lax:53900%2Felife-53900-fig2-v1.tif/full/617,/0/default.jpg"/>
                    <pic:cNvPicPr>
                      <a:picLocks noChangeAspect="1" noChangeArrowheads="1"/>
                    </pic:cNvPicPr>
                  </pic:nvPicPr>
                  <pic:blipFill rotWithShape="1">
                    <a:blip r:embed="rId1">
                      <a:extLst>
                        <a:ext uri="{28A0092B-C50C-407E-A947-70E740481C1C}">
                          <a14:useLocalDpi xmlns:a14="http://schemas.microsoft.com/office/drawing/2010/main" val="0"/>
                        </a:ext>
                      </a:extLst>
                    </a:blip>
                    <a:srcRect l="30744" t="-1173" r="32481" b="45923"/>
                    <a:stretch/>
                  </pic:blipFill>
                  <pic:spPr bwMode="auto">
                    <a:xfrm>
                      <a:off x="0" y="0"/>
                      <a:ext cx="1497614" cy="1413228"/>
                    </a:xfrm>
                    <a:prstGeom prst="rect">
                      <a:avLst/>
                    </a:prstGeom>
                    <a:noFill/>
                    <a:ln>
                      <a:noFill/>
                    </a:ln>
                    <a:extLst>
                      <a:ext uri="{53640926-AAD7-44D8-BBD7-CCE9431645EC}">
                        <a14:shadowObscured xmlns:a14="http://schemas.microsoft.com/office/drawing/2010/main"/>
                      </a:ext>
                    </a:extLst>
                  </pic:spPr>
                </pic:pic>
              </a:graphicData>
            </a:graphic>
          </wp:inline>
        </w:drawing>
      </w:r>
    </w:p>
  </w:comment>
  <w:comment w:id="36" w:author="Matan Mazor" w:date="2020-09-08T21:37:00Z" w:initials="MM">
    <w:p w14:paraId="332BC139" w14:textId="08A8426A" w:rsidR="0063539C" w:rsidRDefault="0063539C">
      <w:pPr>
        <w:pStyle w:val="CommentText"/>
      </w:pPr>
      <w:r>
        <w:rPr>
          <w:rStyle w:val="CommentReference"/>
        </w:rPr>
        <w:annotationRef/>
      </w:r>
      <w:r>
        <w:t>I’ll change ‘default compliance’ to ‘expectation violation’ and ‘experiments 1-6’ to ‘</w:t>
      </w:r>
      <w:r w:rsidR="004C4C87">
        <w:t>experiment pairs for the six sessions (delivered in random order)’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4F53876" w15:done="0"/>
  <w15:commentEx w15:paraId="00393CC6" w15:paraIdParent="14F53876" w15:done="0"/>
  <w15:commentEx w15:paraId="332BC13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EBC4FC" w14:textId="77777777" w:rsidR="00AF7853" w:rsidRDefault="00AF7853">
      <w:pPr>
        <w:spacing w:before="0" w:after="0" w:line="240" w:lineRule="auto"/>
      </w:pPr>
      <w:r>
        <w:separator/>
      </w:r>
    </w:p>
  </w:endnote>
  <w:endnote w:type="continuationSeparator" w:id="0">
    <w:p w14:paraId="47190391" w14:textId="77777777" w:rsidR="00AF7853" w:rsidRDefault="00AF78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664ABD" w14:textId="77777777" w:rsidR="00AF7853" w:rsidRDefault="00AF7853">
      <w:r>
        <w:separator/>
      </w:r>
    </w:p>
  </w:footnote>
  <w:footnote w:type="continuationSeparator" w:id="0">
    <w:p w14:paraId="0526ECCB" w14:textId="77777777" w:rsidR="00AF7853" w:rsidRDefault="00AF7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509259971"/>
      <w:docPartObj>
        <w:docPartGallery w:val="Page Numbers (Top of Page)"/>
        <w:docPartUnique/>
      </w:docPartObj>
    </w:sdtPr>
    <w:sdtContent>
      <w:p w14:paraId="71BFA792" w14:textId="77777777" w:rsidR="00F012EE" w:rsidRDefault="00F012EE" w:rsidP="0099490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8C7DDA" w14:textId="77777777" w:rsidR="00F012EE" w:rsidRDefault="00F012EE" w:rsidP="0099490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922177194"/>
      <w:docPartObj>
        <w:docPartGallery w:val="Page Numbers (Top of Page)"/>
        <w:docPartUnique/>
      </w:docPartObj>
    </w:sdtPr>
    <w:sdtContent>
      <w:p w14:paraId="0B2DE46C" w14:textId="3895B2A0" w:rsidR="00F012EE" w:rsidRDefault="00F012EE" w:rsidP="0099490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D1FB2">
          <w:rPr>
            <w:rStyle w:val="PageNumber"/>
            <w:noProof/>
          </w:rPr>
          <w:t>21</w:t>
        </w:r>
        <w:r>
          <w:rPr>
            <w:rStyle w:val="PageNumber"/>
          </w:rPr>
          <w:fldChar w:fldCharType="end"/>
        </w:r>
      </w:p>
    </w:sdtContent>
  </w:sdt>
  <w:p w14:paraId="7AA0ABC4" w14:textId="77777777" w:rsidR="00F012EE" w:rsidRPr="00AF36ED" w:rsidRDefault="00F012EE" w:rsidP="0099490D">
    <w:pPr>
      <w:pStyle w:val="Header"/>
      <w:ind w:right="357"/>
      <w:rPr>
        <w:lang w:val="de-DE"/>
      </w:rPr>
    </w:pPr>
    <w:proofErr w:type="gramStart"/>
    <w:r w:rsidRPr="005036C4">
      <w:t>asymmetry</w:t>
    </w:r>
    <w:proofErr w:type="gramEnd"/>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503596050"/>
      <w:docPartObj>
        <w:docPartGallery w:val="Page Numbers (Top of Page)"/>
        <w:docPartUnique/>
      </w:docPartObj>
    </w:sdtPr>
    <w:sdtContent>
      <w:p w14:paraId="4089FBBC" w14:textId="2D3C9EED" w:rsidR="00F012EE" w:rsidRDefault="00F012EE" w:rsidP="0099490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D1FB2">
          <w:rPr>
            <w:rStyle w:val="PageNumber"/>
            <w:noProof/>
          </w:rPr>
          <w:t>1</w:t>
        </w:r>
        <w:r>
          <w:rPr>
            <w:rStyle w:val="PageNumber"/>
          </w:rPr>
          <w:fldChar w:fldCharType="end"/>
        </w:r>
      </w:p>
    </w:sdtContent>
  </w:sdt>
  <w:p w14:paraId="088B3F8E" w14:textId="77777777" w:rsidR="00F012EE" w:rsidRPr="00CB20D0" w:rsidRDefault="00F012EE" w:rsidP="0099490D">
    <w:pPr>
      <w:pStyle w:val="Header"/>
      <w:ind w:right="357"/>
      <w:rPr>
        <w:lang w:val="de-DE"/>
      </w:rPr>
    </w:pPr>
    <w:r w:rsidRPr="005036C4">
      <w:t>Running head: asymmetry</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1A27D85"/>
    <w:multiLevelType w:val="multilevel"/>
    <w:tmpl w:val="6750E1AE"/>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1" w15:restartNumberingAfterBreak="0">
    <w:nsid w:val="B3CBBDEE"/>
    <w:multiLevelType w:val="multilevel"/>
    <w:tmpl w:val="A3B6FFB8"/>
    <w:lvl w:ilvl="0">
      <w:start w:val="4"/>
      <w:numFmt w:val="decimal"/>
      <w:lvlText w:val="%1."/>
      <w:lvlJc w:val="left"/>
      <w:pPr>
        <w:tabs>
          <w:tab w:val="num" w:pos="142"/>
        </w:tabs>
        <w:ind w:left="622" w:hanging="480"/>
      </w:pPr>
    </w:lvl>
    <w:lvl w:ilvl="1">
      <w:start w:val="4"/>
      <w:numFmt w:val="decimal"/>
      <w:lvlText w:val="%2."/>
      <w:lvlJc w:val="left"/>
      <w:pPr>
        <w:tabs>
          <w:tab w:val="num" w:pos="862"/>
        </w:tabs>
        <w:ind w:left="1342" w:hanging="480"/>
      </w:pPr>
    </w:lvl>
    <w:lvl w:ilvl="2">
      <w:start w:val="4"/>
      <w:numFmt w:val="decimal"/>
      <w:lvlText w:val="%3."/>
      <w:lvlJc w:val="left"/>
      <w:pPr>
        <w:tabs>
          <w:tab w:val="num" w:pos="1582"/>
        </w:tabs>
        <w:ind w:left="2062" w:hanging="480"/>
      </w:pPr>
    </w:lvl>
    <w:lvl w:ilvl="3">
      <w:start w:val="4"/>
      <w:numFmt w:val="decimal"/>
      <w:lvlText w:val="%4."/>
      <w:lvlJc w:val="left"/>
      <w:pPr>
        <w:tabs>
          <w:tab w:val="num" w:pos="2302"/>
        </w:tabs>
        <w:ind w:left="2782" w:hanging="480"/>
      </w:pPr>
    </w:lvl>
    <w:lvl w:ilvl="4">
      <w:start w:val="4"/>
      <w:numFmt w:val="decimal"/>
      <w:lvlText w:val="%5."/>
      <w:lvlJc w:val="left"/>
      <w:pPr>
        <w:tabs>
          <w:tab w:val="num" w:pos="3022"/>
        </w:tabs>
        <w:ind w:left="3502" w:hanging="480"/>
      </w:pPr>
    </w:lvl>
    <w:lvl w:ilvl="5">
      <w:start w:val="4"/>
      <w:numFmt w:val="decimal"/>
      <w:lvlText w:val="%6."/>
      <w:lvlJc w:val="left"/>
      <w:pPr>
        <w:tabs>
          <w:tab w:val="num" w:pos="3742"/>
        </w:tabs>
        <w:ind w:left="4222" w:hanging="480"/>
      </w:pPr>
    </w:lvl>
    <w:lvl w:ilvl="6">
      <w:start w:val="4"/>
      <w:numFmt w:val="decimal"/>
      <w:lvlText w:val="%7."/>
      <w:lvlJc w:val="left"/>
      <w:pPr>
        <w:tabs>
          <w:tab w:val="num" w:pos="4462"/>
        </w:tabs>
        <w:ind w:left="4942" w:hanging="480"/>
      </w:pPr>
    </w:lvl>
    <w:lvl w:ilvl="7">
      <w:start w:val="4"/>
      <w:numFmt w:val="decimal"/>
      <w:lvlText w:val="%8."/>
      <w:lvlJc w:val="left"/>
      <w:pPr>
        <w:tabs>
          <w:tab w:val="num" w:pos="5182"/>
        </w:tabs>
        <w:ind w:left="5662" w:hanging="480"/>
      </w:pPr>
    </w:lvl>
    <w:lvl w:ilvl="8">
      <w:start w:val="4"/>
      <w:numFmt w:val="decimal"/>
      <w:lvlText w:val="%9."/>
      <w:lvlJc w:val="left"/>
      <w:pPr>
        <w:tabs>
          <w:tab w:val="num" w:pos="5902"/>
        </w:tabs>
        <w:ind w:left="6382" w:hanging="480"/>
      </w:pPr>
    </w:lvl>
  </w:abstractNum>
  <w:abstractNum w:abstractNumId="2" w15:restartNumberingAfterBreak="0">
    <w:nsid w:val="EA454B4C"/>
    <w:multiLevelType w:val="multilevel"/>
    <w:tmpl w:val="1C66EE0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FFFFFF7C"/>
    <w:multiLevelType w:val="singleLevel"/>
    <w:tmpl w:val="EC6A2DF6"/>
    <w:lvl w:ilvl="0">
      <w:start w:val="1"/>
      <w:numFmt w:val="decimal"/>
      <w:lvlText w:val="%1."/>
      <w:lvlJc w:val="left"/>
      <w:pPr>
        <w:tabs>
          <w:tab w:val="num" w:pos="1492"/>
        </w:tabs>
        <w:ind w:left="1492" w:hanging="360"/>
      </w:pPr>
    </w:lvl>
  </w:abstractNum>
  <w:abstractNum w:abstractNumId="4" w15:restartNumberingAfterBreak="0">
    <w:nsid w:val="FFFFFF7D"/>
    <w:multiLevelType w:val="singleLevel"/>
    <w:tmpl w:val="8C621322"/>
    <w:lvl w:ilvl="0">
      <w:start w:val="1"/>
      <w:numFmt w:val="decimal"/>
      <w:lvlText w:val="%1."/>
      <w:lvlJc w:val="left"/>
      <w:pPr>
        <w:tabs>
          <w:tab w:val="num" w:pos="1209"/>
        </w:tabs>
        <w:ind w:left="1209" w:hanging="360"/>
      </w:pPr>
    </w:lvl>
  </w:abstractNum>
  <w:abstractNum w:abstractNumId="5" w15:restartNumberingAfterBreak="0">
    <w:nsid w:val="FFFFFF7E"/>
    <w:multiLevelType w:val="singleLevel"/>
    <w:tmpl w:val="62BAE314"/>
    <w:lvl w:ilvl="0">
      <w:start w:val="1"/>
      <w:numFmt w:val="decimal"/>
      <w:lvlText w:val="%1."/>
      <w:lvlJc w:val="left"/>
      <w:pPr>
        <w:tabs>
          <w:tab w:val="num" w:pos="926"/>
        </w:tabs>
        <w:ind w:left="926" w:hanging="360"/>
      </w:pPr>
    </w:lvl>
  </w:abstractNum>
  <w:abstractNum w:abstractNumId="6" w15:restartNumberingAfterBreak="0">
    <w:nsid w:val="FFFFFF7F"/>
    <w:multiLevelType w:val="singleLevel"/>
    <w:tmpl w:val="24507FF6"/>
    <w:lvl w:ilvl="0">
      <w:start w:val="1"/>
      <w:numFmt w:val="decimal"/>
      <w:lvlText w:val="%1."/>
      <w:lvlJc w:val="left"/>
      <w:pPr>
        <w:tabs>
          <w:tab w:val="num" w:pos="643"/>
        </w:tabs>
        <w:ind w:left="643" w:hanging="360"/>
      </w:pPr>
    </w:lvl>
  </w:abstractNum>
  <w:abstractNum w:abstractNumId="7" w15:restartNumberingAfterBreak="0">
    <w:nsid w:val="FFFFFF80"/>
    <w:multiLevelType w:val="singleLevel"/>
    <w:tmpl w:val="D4C896B2"/>
    <w:lvl w:ilvl="0">
      <w:start w:val="1"/>
      <w:numFmt w:val="bullet"/>
      <w:lvlText w:val=""/>
      <w:lvlJc w:val="left"/>
      <w:pPr>
        <w:tabs>
          <w:tab w:val="num" w:pos="1492"/>
        </w:tabs>
        <w:ind w:left="1492" w:hanging="360"/>
      </w:pPr>
      <w:rPr>
        <w:rFonts w:ascii="Symbol" w:hAnsi="Symbol" w:hint="default"/>
      </w:rPr>
    </w:lvl>
  </w:abstractNum>
  <w:abstractNum w:abstractNumId="8" w15:restartNumberingAfterBreak="0">
    <w:nsid w:val="FFFFFF81"/>
    <w:multiLevelType w:val="singleLevel"/>
    <w:tmpl w:val="B6B486D6"/>
    <w:lvl w:ilvl="0">
      <w:start w:val="1"/>
      <w:numFmt w:val="bullet"/>
      <w:lvlText w:val=""/>
      <w:lvlJc w:val="left"/>
      <w:pPr>
        <w:tabs>
          <w:tab w:val="num" w:pos="1209"/>
        </w:tabs>
        <w:ind w:left="1209" w:hanging="360"/>
      </w:pPr>
      <w:rPr>
        <w:rFonts w:ascii="Symbol" w:hAnsi="Symbol" w:hint="default"/>
      </w:rPr>
    </w:lvl>
  </w:abstractNum>
  <w:abstractNum w:abstractNumId="9" w15:restartNumberingAfterBreak="0">
    <w:nsid w:val="FFFFFF82"/>
    <w:multiLevelType w:val="singleLevel"/>
    <w:tmpl w:val="4282EB32"/>
    <w:lvl w:ilvl="0">
      <w:start w:val="1"/>
      <w:numFmt w:val="bullet"/>
      <w:lvlText w:val=""/>
      <w:lvlJc w:val="left"/>
      <w:pPr>
        <w:tabs>
          <w:tab w:val="num" w:pos="926"/>
        </w:tabs>
        <w:ind w:left="926" w:hanging="360"/>
      </w:pPr>
      <w:rPr>
        <w:rFonts w:ascii="Symbol" w:hAnsi="Symbol" w:hint="default"/>
      </w:rPr>
    </w:lvl>
  </w:abstractNum>
  <w:abstractNum w:abstractNumId="10" w15:restartNumberingAfterBreak="0">
    <w:nsid w:val="FFFFFF83"/>
    <w:multiLevelType w:val="singleLevel"/>
    <w:tmpl w:val="7B8633C2"/>
    <w:lvl w:ilvl="0">
      <w:start w:val="1"/>
      <w:numFmt w:val="bullet"/>
      <w:lvlText w:val=""/>
      <w:lvlJc w:val="left"/>
      <w:pPr>
        <w:tabs>
          <w:tab w:val="num" w:pos="643"/>
        </w:tabs>
        <w:ind w:left="643" w:hanging="360"/>
      </w:pPr>
      <w:rPr>
        <w:rFonts w:ascii="Symbol" w:hAnsi="Symbol" w:hint="default"/>
      </w:rPr>
    </w:lvl>
  </w:abstractNum>
  <w:abstractNum w:abstractNumId="11" w15:restartNumberingAfterBreak="0">
    <w:nsid w:val="FFFFFF88"/>
    <w:multiLevelType w:val="singleLevel"/>
    <w:tmpl w:val="8D1AAEEA"/>
    <w:lvl w:ilvl="0">
      <w:start w:val="1"/>
      <w:numFmt w:val="decimal"/>
      <w:lvlText w:val="%1."/>
      <w:lvlJc w:val="left"/>
      <w:pPr>
        <w:tabs>
          <w:tab w:val="num" w:pos="360"/>
        </w:tabs>
        <w:ind w:left="360" w:hanging="360"/>
      </w:pPr>
    </w:lvl>
  </w:abstractNum>
  <w:abstractNum w:abstractNumId="12" w15:restartNumberingAfterBreak="0">
    <w:nsid w:val="FFFFFF89"/>
    <w:multiLevelType w:val="singleLevel"/>
    <w:tmpl w:val="1E585DB0"/>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15:restartNumberingAfterBreak="0">
    <w:nsid w:val="47261BAD"/>
    <w:multiLevelType w:val="multilevel"/>
    <w:tmpl w:val="64F2EE38"/>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16" w15:restartNumberingAfterBreak="0">
    <w:nsid w:val="4FBE019A"/>
    <w:multiLevelType w:val="multilevel"/>
    <w:tmpl w:val="F296183E"/>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17" w15:restartNumberingAfterBreak="0">
    <w:nsid w:val="71315DCA"/>
    <w:multiLevelType w:val="multilevel"/>
    <w:tmpl w:val="595CB1C6"/>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
    <w:abstractNumId w:val="13"/>
  </w:num>
  <w:num w:numId="2">
    <w:abstractNumId w:val="13"/>
  </w:num>
  <w:num w:numId="3">
    <w:abstractNumId w:val="14"/>
  </w:num>
  <w:num w:numId="4">
    <w:abstractNumId w:val="3"/>
  </w:num>
  <w:num w:numId="5">
    <w:abstractNumId w:val="4"/>
  </w:num>
  <w:num w:numId="6">
    <w:abstractNumId w:val="5"/>
  </w:num>
  <w:num w:numId="7">
    <w:abstractNumId w:val="6"/>
  </w:num>
  <w:num w:numId="8">
    <w:abstractNumId w:val="11"/>
  </w:num>
  <w:num w:numId="9">
    <w:abstractNumId w:val="7"/>
  </w:num>
  <w:num w:numId="10">
    <w:abstractNumId w:val="8"/>
  </w:num>
  <w:num w:numId="11">
    <w:abstractNumId w:val="9"/>
  </w:num>
  <w:num w:numId="12">
    <w:abstractNumId w:val="10"/>
  </w:num>
  <w:num w:numId="13">
    <w:abstractNumId w:val="12"/>
  </w:num>
  <w:num w:numId="14">
    <w:abstractNumId w:val="14"/>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abstractNumId w:val="1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abstractNumId w:val="1"/>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
    <w:abstractNumId w:val="1"/>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
    <w:abstractNumId w:val="1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5">
    <w:abstractNumId w:val="0"/>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tan Mazor">
    <w15:presenceInfo w15:providerId="None" w15:userId="Matan Mazor"/>
  </w15:person>
  <w15:person w15:author="Rani Moran">
    <w15:presenceInfo w15:providerId="AD" w15:userId="S-1-5-21-472060616-1524659645-6498272-68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D07"/>
    <w:rsid w:val="00011C8B"/>
    <w:rsid w:val="00024F9E"/>
    <w:rsid w:val="00076EAB"/>
    <w:rsid w:val="000B3899"/>
    <w:rsid w:val="00160011"/>
    <w:rsid w:val="001944C2"/>
    <w:rsid w:val="00194A9C"/>
    <w:rsid w:val="00212D55"/>
    <w:rsid w:val="00295F95"/>
    <w:rsid w:val="00297756"/>
    <w:rsid w:val="003078B1"/>
    <w:rsid w:val="00372C56"/>
    <w:rsid w:val="003B4DD2"/>
    <w:rsid w:val="004A063F"/>
    <w:rsid w:val="004A6334"/>
    <w:rsid w:val="004A7A14"/>
    <w:rsid w:val="004C4C87"/>
    <w:rsid w:val="004E29B3"/>
    <w:rsid w:val="00514B7D"/>
    <w:rsid w:val="00560659"/>
    <w:rsid w:val="00590D07"/>
    <w:rsid w:val="005B335D"/>
    <w:rsid w:val="005C25CF"/>
    <w:rsid w:val="005E5663"/>
    <w:rsid w:val="005F1B06"/>
    <w:rsid w:val="00620C43"/>
    <w:rsid w:val="0063539C"/>
    <w:rsid w:val="006B2BAF"/>
    <w:rsid w:val="006C0905"/>
    <w:rsid w:val="006F0502"/>
    <w:rsid w:val="00700DBE"/>
    <w:rsid w:val="0071748E"/>
    <w:rsid w:val="00720409"/>
    <w:rsid w:val="00753D6F"/>
    <w:rsid w:val="00773EE5"/>
    <w:rsid w:val="00784D58"/>
    <w:rsid w:val="007B7110"/>
    <w:rsid w:val="00830C6F"/>
    <w:rsid w:val="00872D05"/>
    <w:rsid w:val="008C6A29"/>
    <w:rsid w:val="008D6863"/>
    <w:rsid w:val="008F56F3"/>
    <w:rsid w:val="009162FC"/>
    <w:rsid w:val="009331F8"/>
    <w:rsid w:val="0093470B"/>
    <w:rsid w:val="009567F8"/>
    <w:rsid w:val="00992E50"/>
    <w:rsid w:val="0099490D"/>
    <w:rsid w:val="009C73A6"/>
    <w:rsid w:val="009D1FB2"/>
    <w:rsid w:val="00A37205"/>
    <w:rsid w:val="00A43B3F"/>
    <w:rsid w:val="00A55808"/>
    <w:rsid w:val="00AB71F3"/>
    <w:rsid w:val="00AF7853"/>
    <w:rsid w:val="00B2290A"/>
    <w:rsid w:val="00B4363A"/>
    <w:rsid w:val="00B46A1F"/>
    <w:rsid w:val="00B86B75"/>
    <w:rsid w:val="00B962A2"/>
    <w:rsid w:val="00BB1395"/>
    <w:rsid w:val="00BC48D5"/>
    <w:rsid w:val="00C36279"/>
    <w:rsid w:val="00CA2A06"/>
    <w:rsid w:val="00CA4378"/>
    <w:rsid w:val="00CB5015"/>
    <w:rsid w:val="00CE1603"/>
    <w:rsid w:val="00D15B9E"/>
    <w:rsid w:val="00D32E63"/>
    <w:rsid w:val="00D46CB9"/>
    <w:rsid w:val="00DD3D11"/>
    <w:rsid w:val="00E315A3"/>
    <w:rsid w:val="00E351CE"/>
    <w:rsid w:val="00E67D02"/>
    <w:rsid w:val="00EA7617"/>
    <w:rsid w:val="00F012EE"/>
    <w:rsid w:val="00F46A3A"/>
  </w:rsids>
  <m:mathPr>
    <m:mathFont m:val="Cambria Math"/>
    <m:brkBin m:val="before"/>
    <m:brkBinSub m:val="--"/>
    <m:smallFrac m:val="0"/>
    <m:dispDef m:val="0"/>
    <m:lMargin m:val="0"/>
    <m:rMargin m:val="0"/>
    <m:defJc m:val="centerGroup"/>
    <m:wrapRight/>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CA496"/>
  <w15:docId w15:val="{2B011D7C-DC72-4733-8F4A-FEEB607FD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006D3F"/>
    <w:pPr>
      <w:spacing w:before="0"/>
    </w:pPr>
  </w:style>
  <w:style w:type="table" w:customStyle="1" w:styleId="Table">
    <w:name w:val="Table"/>
    <w:basedOn w:val="TableNormal"/>
    <w:uiPriority w:val="99"/>
    <w:rsid w:val="00141BA7"/>
    <w:pPr>
      <w:spacing w:after="0"/>
    </w:pPr>
    <w:rPr>
      <w:rFonts w:ascii="Times New Roman" w:hAnsi="Times New Roman"/>
    </w:rPr>
    <w:tblPr>
      <w:tblBorders>
        <w:top w:val="single" w:sz="12" w:space="0" w:color="auto"/>
        <w:bottom w:val="single" w:sz="4" w:space="0" w:color="auto"/>
      </w:tblBorders>
    </w:tbl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006D3F"/>
    <w:pPr>
      <w:keepNext/>
    </w:pPr>
  </w:style>
  <w:style w:type="paragraph" w:customStyle="1" w:styleId="ImageCaption">
    <w:name w:val="Image Caption"/>
    <w:basedOn w:val="Caption"/>
    <w:rsid w:val="00421B26"/>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AF36ED"/>
    <w:pPr>
      <w:tabs>
        <w:tab w:val="center" w:pos="4536"/>
        <w:tab w:val="right" w:pos="9072"/>
      </w:tabs>
      <w:spacing w:after="0"/>
    </w:pPr>
  </w:style>
  <w:style w:type="character" w:customStyle="1" w:styleId="HeaderChar">
    <w:name w:val="Header Char"/>
    <w:basedOn w:val="DefaultParagraphFont"/>
    <w:link w:val="Header"/>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006D3F"/>
    <w:pPr>
      <w:pageBreakBefore/>
    </w:p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styleId="BalloonText">
    <w:name w:val="Balloon Text"/>
    <w:basedOn w:val="Normal"/>
    <w:link w:val="BalloonTextChar"/>
    <w:semiHidden/>
    <w:unhideWhenUsed/>
    <w:rsid w:val="00B2290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B2290A"/>
    <w:rPr>
      <w:rFonts w:ascii="Segoe UI" w:hAnsi="Segoe UI" w:cs="Segoe UI"/>
      <w:sz w:val="18"/>
      <w:szCs w:val="18"/>
    </w:rPr>
  </w:style>
  <w:style w:type="character" w:styleId="CommentReference">
    <w:name w:val="annotation reference"/>
    <w:basedOn w:val="DefaultParagraphFont"/>
    <w:semiHidden/>
    <w:unhideWhenUsed/>
    <w:rsid w:val="00B2290A"/>
    <w:rPr>
      <w:sz w:val="16"/>
      <w:szCs w:val="16"/>
    </w:rPr>
  </w:style>
  <w:style w:type="paragraph" w:styleId="CommentText">
    <w:name w:val="annotation text"/>
    <w:basedOn w:val="Normal"/>
    <w:link w:val="CommentTextChar"/>
    <w:semiHidden/>
    <w:unhideWhenUsed/>
    <w:rsid w:val="00B2290A"/>
    <w:pPr>
      <w:spacing w:line="240" w:lineRule="auto"/>
    </w:pPr>
    <w:rPr>
      <w:sz w:val="20"/>
      <w:szCs w:val="20"/>
    </w:rPr>
  </w:style>
  <w:style w:type="character" w:customStyle="1" w:styleId="CommentTextChar">
    <w:name w:val="Comment Text Char"/>
    <w:basedOn w:val="DefaultParagraphFont"/>
    <w:link w:val="CommentText"/>
    <w:semiHidden/>
    <w:rsid w:val="00B2290A"/>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B2290A"/>
    <w:rPr>
      <w:b/>
      <w:bCs/>
    </w:rPr>
  </w:style>
  <w:style w:type="character" w:customStyle="1" w:styleId="CommentSubjectChar">
    <w:name w:val="Comment Subject Char"/>
    <w:basedOn w:val="CommentTextChar"/>
    <w:link w:val="CommentSubject"/>
    <w:semiHidden/>
    <w:rsid w:val="00B2290A"/>
    <w:rPr>
      <w:rFonts w:ascii="Times New Roman" w:hAnsi="Times New Roman"/>
      <w:b/>
      <w:bCs/>
      <w:sz w:val="20"/>
      <w:szCs w:val="20"/>
    </w:rPr>
  </w:style>
  <w:style w:type="paragraph" w:styleId="Revision">
    <w:name w:val="Revision"/>
    <w:hidden/>
    <w:semiHidden/>
    <w:rsid w:val="00E351CE"/>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jpeg"/></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atanmazor/asymmetry" TargetMode="External"/><Relationship Id="rId18" Type="http://schemas.openxmlformats.org/officeDocument/2006/relationships/hyperlink" Target="https://CRAN.R-project.org/package=pwr" TargetMode="External"/><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CRAN.R-project.org/package=broom" TargetMode="External"/><Relationship Id="rId7" Type="http://schemas.openxmlformats.org/officeDocument/2006/relationships/hyperlink" Target="mailto:mtnmzor@gmail.com" TargetMode="External"/><Relationship Id="rId12" Type="http://schemas.openxmlformats.org/officeDocument/2006/relationships/image" Target="media/image3.png"/><Relationship Id="rId17" Type="http://schemas.openxmlformats.org/officeDocument/2006/relationships/hyperlink" Target="https://doi.org/10.32614/RJ-2018-017" TargetMode="External"/><Relationship Id="rId25" Type="http://schemas.openxmlformats.org/officeDocument/2006/relationships/hyperlink" Target="https://CRAN.R-project.org/package=cowplot"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crsh/papaja" TargetMode="External"/><Relationship Id="rId20" Type="http://schemas.openxmlformats.org/officeDocument/2006/relationships/hyperlink" Target="https://www.R-project.org/"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167.99.93.4/publix/13/start?batchId=45&amp;generalMultiple" TargetMode="External"/><Relationship Id="rId24" Type="http://schemas.openxmlformats.org/officeDocument/2006/relationships/hyperlink" Target="https://CRAN.R-project.org/package=tidyr" TargetMode="External"/><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github.com/matanmazor/asymmetry" TargetMode="External"/><Relationship Id="rId23" Type="http://schemas.openxmlformats.org/officeDocument/2006/relationships/hyperlink" Target="https://CRAN.R-project.org/package=dplyr" TargetMode="External"/><Relationship Id="rId28" Type="http://schemas.openxmlformats.org/officeDocument/2006/relationships/header" Target="header1.xml"/><Relationship Id="rId10" Type="http://schemas.microsoft.com/office/2011/relationships/commentsExtended" Target="commentsExtended.xml"/><Relationship Id="rId19" Type="http://schemas.openxmlformats.org/officeDocument/2006/relationships/hyperlink" Target="https://CRAN.R-project.org/package=BayesFactor"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github.com/matanmazor/asymmetry/blob/master/Experiments/Q_in_O/results/pilot/jatos_results_batch3.csv" TargetMode="External"/><Relationship Id="rId22" Type="http://schemas.openxmlformats.org/officeDocument/2006/relationships/hyperlink" Target="https://ggplot2.tidyverse.org" TargetMode="External"/><Relationship Id="rId27" Type="http://schemas.openxmlformats.org/officeDocument/2006/relationships/image" Target="media/image5.png"/><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998</TotalTime>
  <Pages>28</Pages>
  <Words>6155</Words>
  <Characters>35087</Characters>
  <Application>Microsoft Office Word</Application>
  <DocSecurity>0</DocSecurity>
  <Lines>292</Lines>
  <Paragraphs>82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Asymmetries in the mental representation of presence and absence</vt:lpstr>
      <vt:lpstr>Untitled</vt:lpstr>
    </vt:vector>
  </TitlesOfParts>
  <Company/>
  <LinksUpToDate>false</LinksUpToDate>
  <CharactersWithSpaces>41160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Asymmetries in the mental representation of presence and absence</dc:title>
  <dc:creator>Rani Moran</dc:creator>
  <cp:keywords/>
  <cp:lastModifiedBy>Matan Mazor</cp:lastModifiedBy>
  <cp:revision>6</cp:revision>
  <dcterms:created xsi:type="dcterms:W3CDTF">2020-09-08T15:45:00Z</dcterms:created>
  <dcterms:modified xsi:type="dcterms:W3CDTF">2020-09-09T08:22:00Z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r-references.bib</vt:lpwstr>
  </property>
  <property fmtid="{D5CDD505-2E9C-101B-9397-08002B2CF9AE}" pid="4" name="classoption">
    <vt:lpwstr>man</vt:lpwstr>
  </property>
  <property fmtid="{D5CDD505-2E9C-101B-9397-08002B2CF9AE}" pid="5" name="csl">
    <vt:lpwstr>C:\Users\mmazor\Documents\R\R-3.6.0\library\papaja\rmd\apa6.csl</vt:lpwstr>
  </property>
  <property fmtid="{D5CDD505-2E9C-101B-9397-08002B2CF9AE}" pid="6" name="documentclass">
    <vt:lpwstr>apa6</vt:lpwstr>
  </property>
  <property fmtid="{D5CDD505-2E9C-101B-9397-08002B2CF9AE}" pid="7" name="draft">
    <vt:lpwstr>no</vt:lpwstr>
  </property>
  <property fmtid="{D5CDD505-2E9C-101B-9397-08002B2CF9AE}" pid="8" name="figurelist">
    <vt:lpwstr>no</vt:lpwstr>
  </property>
  <property fmtid="{D5CDD505-2E9C-101B-9397-08002B2CF9AE}" pid="9" name="floatsintext">
    <vt:lpwstr>yes</vt:lpwstr>
  </property>
  <property fmtid="{D5CDD505-2E9C-101B-9397-08002B2CF9AE}" pid="10" name="footnotelist">
    <vt:lpwstr>no</vt:lpwstr>
  </property>
  <property fmtid="{D5CDD505-2E9C-101B-9397-08002B2CF9AE}" pid="11" name="linenumbers">
    <vt:lpwstr>yes</vt:lpwstr>
  </property>
  <property fmtid="{D5CDD505-2E9C-101B-9397-08002B2CF9AE}" pid="12" name="mask">
    <vt:lpwstr>no</vt:lpwstr>
  </property>
  <property fmtid="{D5CDD505-2E9C-101B-9397-08002B2CF9AE}" pid="13" name="output">
    <vt:lpwstr>papaja::apa6_word</vt:lpwstr>
  </property>
  <property fmtid="{D5CDD505-2E9C-101B-9397-08002B2CF9AE}" pid="14" name="shorttitle">
    <vt:lpwstr>asymmetry</vt:lpwstr>
  </property>
  <property fmtid="{D5CDD505-2E9C-101B-9397-08002B2CF9AE}" pid="15" name="tablelist">
    <vt:lpwstr>no</vt:lpwstr>
  </property>
  <property fmtid="{D5CDD505-2E9C-101B-9397-08002B2CF9AE}" pid="16" name="wordcount">
    <vt:lpwstr>4162</vt:lpwstr>
  </property>
</Properties>
</file>